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5D3F" w14:textId="20222E24" w:rsidR="006E77AD" w:rsidRDefault="007C5C69" w:rsidP="007C5C69">
      <w:pPr>
        <w:pStyle w:val="ListParagraph"/>
        <w:numPr>
          <w:ilvl w:val="0"/>
          <w:numId w:val="1"/>
        </w:numPr>
      </w:pPr>
      <w:r>
        <w:t>default list level 1</w:t>
      </w:r>
    </w:p>
    <w:p w14:paraId="255DFE30" w14:textId="02D58BD3" w:rsidR="007C5C69" w:rsidRDefault="007C5C69" w:rsidP="007C5C69">
      <w:pPr>
        <w:pStyle w:val="ListParagraph"/>
      </w:pPr>
      <w:r>
        <w:t>next line, no bullet</w:t>
      </w:r>
    </w:p>
    <w:p w14:paraId="1BCDC50B" w14:textId="14CB4E95" w:rsidR="007C5C69" w:rsidRDefault="007C5C69" w:rsidP="007C5C69">
      <w:pPr>
        <w:pStyle w:val="ListParagraph"/>
        <w:numPr>
          <w:ilvl w:val="1"/>
          <w:numId w:val="1"/>
        </w:numPr>
      </w:pPr>
      <w:r>
        <w:t>default list level 2</w:t>
      </w:r>
    </w:p>
    <w:p w14:paraId="0787F5E1" w14:textId="5A6AE293" w:rsidR="007C5C69" w:rsidRDefault="007C5C69" w:rsidP="007C5C69">
      <w:pPr>
        <w:pStyle w:val="ListParagraph"/>
        <w:ind w:left="1440"/>
      </w:pPr>
      <w:r>
        <w:t>next line no bullet</w:t>
      </w:r>
    </w:p>
    <w:p w14:paraId="4879D0D8" w14:textId="35CD4968" w:rsidR="007C5C69" w:rsidRDefault="007C5C69" w:rsidP="007C5C69">
      <w:pPr>
        <w:pStyle w:val="ListParagraph"/>
        <w:numPr>
          <w:ilvl w:val="2"/>
          <w:numId w:val="1"/>
        </w:numPr>
      </w:pPr>
      <w:r>
        <w:t>default list level 3</w:t>
      </w:r>
    </w:p>
    <w:p w14:paraId="287A505F" w14:textId="2F9457F5" w:rsidR="007C5C69" w:rsidRDefault="007C5C69" w:rsidP="007C5C69">
      <w:pPr>
        <w:pStyle w:val="ListParagraph"/>
        <w:ind w:left="2160"/>
      </w:pPr>
      <w:r>
        <w:t>next line no bullet</w:t>
      </w:r>
    </w:p>
    <w:p w14:paraId="712033BB" w14:textId="20A35405" w:rsidR="007C5C69" w:rsidRDefault="007C5C69" w:rsidP="007C5C69">
      <w:pPr>
        <w:pStyle w:val="ListParagraph"/>
        <w:numPr>
          <w:ilvl w:val="3"/>
          <w:numId w:val="1"/>
        </w:numPr>
      </w:pPr>
      <w:r>
        <w:t>default list level 4</w:t>
      </w:r>
    </w:p>
    <w:p w14:paraId="1E450609" w14:textId="3B6CA5F3" w:rsidR="007C5C69" w:rsidRDefault="007C5C69" w:rsidP="007C5C69">
      <w:pPr>
        <w:pStyle w:val="ListParagraph"/>
        <w:ind w:left="2880"/>
      </w:pPr>
      <w:r>
        <w:t>next line no bullet</w:t>
      </w:r>
    </w:p>
    <w:p w14:paraId="5480AE0A" w14:textId="66ECED5F" w:rsidR="007C5C69" w:rsidRDefault="007C5C69" w:rsidP="007C5C69">
      <w:pPr>
        <w:pStyle w:val="ListParagraph"/>
        <w:numPr>
          <w:ilvl w:val="4"/>
          <w:numId w:val="1"/>
        </w:numPr>
      </w:pPr>
      <w:r>
        <w:t>default list level 5</w:t>
      </w:r>
    </w:p>
    <w:p w14:paraId="46A90080" w14:textId="380E5B01" w:rsidR="007C5C69" w:rsidRDefault="007C5C69" w:rsidP="007C5C69">
      <w:pPr>
        <w:pStyle w:val="ListParagraph"/>
        <w:ind w:left="3600"/>
      </w:pPr>
      <w:r>
        <w:t>next line no bullet</w:t>
      </w:r>
    </w:p>
    <w:p w14:paraId="0BF16ACC" w14:textId="435531D9" w:rsidR="007C5C69" w:rsidRDefault="007C5C69" w:rsidP="007C5C69">
      <w:pPr>
        <w:pStyle w:val="ListParagraph"/>
        <w:numPr>
          <w:ilvl w:val="5"/>
          <w:numId w:val="1"/>
        </w:numPr>
      </w:pPr>
      <w:r>
        <w:t>default list level 6</w:t>
      </w:r>
    </w:p>
    <w:p w14:paraId="5AB8984C" w14:textId="498F8D1A" w:rsidR="007C5C69" w:rsidRDefault="007C5C69" w:rsidP="007C5C69">
      <w:pPr>
        <w:pStyle w:val="ListParagraph"/>
        <w:ind w:left="4320"/>
      </w:pPr>
      <w:r>
        <w:t>next line no bullet</w:t>
      </w:r>
    </w:p>
    <w:p w14:paraId="063F12D6" w14:textId="79359550" w:rsidR="007C5C69" w:rsidRDefault="007C5C69" w:rsidP="007C5C69">
      <w:pPr>
        <w:pStyle w:val="ListParagraph"/>
        <w:numPr>
          <w:ilvl w:val="6"/>
          <w:numId w:val="1"/>
        </w:numPr>
      </w:pPr>
      <w:r>
        <w:t>default list level 7</w:t>
      </w:r>
    </w:p>
    <w:p w14:paraId="5F133AA2" w14:textId="1F6C2D36" w:rsidR="007C5C69" w:rsidRDefault="007C5C69" w:rsidP="007C5C69">
      <w:pPr>
        <w:pStyle w:val="ListParagraph"/>
        <w:ind w:left="5040"/>
      </w:pPr>
      <w:r>
        <w:t>next line no bullet</w:t>
      </w:r>
    </w:p>
    <w:p w14:paraId="0F7DF500" w14:textId="71C242EC" w:rsidR="007C5C69" w:rsidRDefault="007C5C69" w:rsidP="007C5C69">
      <w:pPr>
        <w:pStyle w:val="ListParagraph"/>
        <w:numPr>
          <w:ilvl w:val="7"/>
          <w:numId w:val="1"/>
        </w:numPr>
      </w:pPr>
      <w:r>
        <w:t>default list level 8</w:t>
      </w:r>
    </w:p>
    <w:p w14:paraId="27A2D375" w14:textId="27761E6F" w:rsidR="007C5C69" w:rsidRDefault="007C5C69" w:rsidP="007C5C69">
      <w:pPr>
        <w:pStyle w:val="ListParagraph"/>
        <w:ind w:left="5760"/>
      </w:pPr>
      <w:r>
        <w:t>next line no bullet</w:t>
      </w:r>
    </w:p>
    <w:p w14:paraId="24D8D80A" w14:textId="29E93EB6" w:rsidR="007C5C69" w:rsidRDefault="007C5C69" w:rsidP="007C5C69">
      <w:pPr>
        <w:pStyle w:val="ListParagraph"/>
        <w:numPr>
          <w:ilvl w:val="8"/>
          <w:numId w:val="1"/>
        </w:numPr>
      </w:pPr>
      <w:r>
        <w:t>default list level 9</w:t>
      </w:r>
    </w:p>
    <w:p w14:paraId="66068316" w14:textId="33BA2229" w:rsidR="007C5C69" w:rsidRDefault="007C5C69" w:rsidP="007C5C69">
      <w:pPr>
        <w:pStyle w:val="ListParagraph"/>
        <w:ind w:left="6480"/>
      </w:pPr>
      <w:r>
        <w:t>next line no bullet</w:t>
      </w:r>
    </w:p>
    <w:p w14:paraId="496643C3" w14:textId="73175F87" w:rsidR="007C5C69" w:rsidRDefault="007C5C69" w:rsidP="007C5C69">
      <w:pPr>
        <w:pStyle w:val="ListParagraph"/>
        <w:numPr>
          <w:ilvl w:val="7"/>
          <w:numId w:val="1"/>
        </w:numPr>
      </w:pPr>
      <w:r>
        <w:t>default list level 8</w:t>
      </w:r>
    </w:p>
    <w:p w14:paraId="62A12ADA" w14:textId="2901F5F8" w:rsidR="007C5C69" w:rsidRDefault="007C5C69" w:rsidP="007C5C69">
      <w:pPr>
        <w:pStyle w:val="ListParagraph"/>
        <w:numPr>
          <w:ilvl w:val="6"/>
          <w:numId w:val="1"/>
        </w:numPr>
      </w:pPr>
      <w:r>
        <w:t>default list level 7</w:t>
      </w:r>
    </w:p>
    <w:p w14:paraId="3E928441" w14:textId="71BA26DF" w:rsidR="007C5C69" w:rsidRDefault="007C5C69" w:rsidP="007C5C69">
      <w:pPr>
        <w:pStyle w:val="ListParagraph"/>
        <w:numPr>
          <w:ilvl w:val="5"/>
          <w:numId w:val="1"/>
        </w:numPr>
      </w:pPr>
      <w:r>
        <w:t>default list level 6</w:t>
      </w:r>
    </w:p>
    <w:p w14:paraId="7237C2A8" w14:textId="59985219" w:rsidR="007C5C69" w:rsidRDefault="007C5C69" w:rsidP="007C5C69">
      <w:pPr>
        <w:pStyle w:val="ListParagraph"/>
        <w:numPr>
          <w:ilvl w:val="4"/>
          <w:numId w:val="1"/>
        </w:numPr>
      </w:pPr>
      <w:r>
        <w:t>default list level 5</w:t>
      </w:r>
    </w:p>
    <w:p w14:paraId="6112331B" w14:textId="4D25DCC3" w:rsidR="007C5C69" w:rsidRDefault="007C5C69" w:rsidP="007C5C69">
      <w:pPr>
        <w:pStyle w:val="ListParagraph"/>
        <w:numPr>
          <w:ilvl w:val="3"/>
          <w:numId w:val="1"/>
        </w:numPr>
      </w:pPr>
      <w:r>
        <w:t>default list level 4</w:t>
      </w:r>
    </w:p>
    <w:p w14:paraId="6346BF1D" w14:textId="218A4C70" w:rsidR="007C5C69" w:rsidRDefault="007C5C69" w:rsidP="007C5C69">
      <w:pPr>
        <w:pStyle w:val="ListParagraph"/>
        <w:numPr>
          <w:ilvl w:val="2"/>
          <w:numId w:val="1"/>
        </w:numPr>
      </w:pPr>
      <w:r>
        <w:t>default list level 3</w:t>
      </w:r>
    </w:p>
    <w:p w14:paraId="7AD13EAF" w14:textId="190AB037" w:rsidR="007C5C69" w:rsidRDefault="007C5C69" w:rsidP="007C5C69">
      <w:pPr>
        <w:pStyle w:val="ListParagraph"/>
        <w:numPr>
          <w:ilvl w:val="1"/>
          <w:numId w:val="1"/>
        </w:numPr>
      </w:pPr>
      <w:r>
        <w:t>default list level 2</w:t>
      </w:r>
    </w:p>
    <w:p w14:paraId="6EE4A85B" w14:textId="3903119A" w:rsidR="007C5C69" w:rsidRDefault="007C5C69" w:rsidP="007C5C69">
      <w:pPr>
        <w:pStyle w:val="ListParagraph"/>
        <w:numPr>
          <w:ilvl w:val="0"/>
          <w:numId w:val="1"/>
        </w:numPr>
      </w:pPr>
      <w:r>
        <w:t>default list level 1</w:t>
      </w:r>
    </w:p>
    <w:p w14:paraId="00CBD4AC" w14:textId="33799605" w:rsidR="007C5C69" w:rsidRDefault="007C5C69">
      <w:r>
        <w:br w:type="page"/>
      </w:r>
    </w:p>
    <w:p w14:paraId="5A7D1FAC" w14:textId="34E3027C" w:rsidR="007C5C69" w:rsidRDefault="007C5C69" w:rsidP="007C5C69">
      <w:pPr>
        <w:pStyle w:val="ListParagraph"/>
        <w:numPr>
          <w:ilvl w:val="0"/>
          <w:numId w:val="2"/>
        </w:numPr>
      </w:pPr>
      <w:r>
        <w:lastRenderedPageBreak/>
        <w:t>arrow bullet</w:t>
      </w:r>
    </w:p>
    <w:p w14:paraId="58ED5709" w14:textId="2A82AFE4" w:rsidR="007C5C69" w:rsidRDefault="007C5C69" w:rsidP="007C5C69">
      <w:pPr>
        <w:pStyle w:val="ListParagraph"/>
        <w:numPr>
          <w:ilvl w:val="0"/>
          <w:numId w:val="3"/>
        </w:numPr>
      </w:pPr>
      <w:r>
        <w:t>hyphen bullet</w:t>
      </w:r>
    </w:p>
    <w:p w14:paraId="3BEF4649" w14:textId="18A8F398" w:rsidR="007C5C69" w:rsidRDefault="007C5C69" w:rsidP="007C5C69">
      <w:pPr>
        <w:pStyle w:val="ListParagraph"/>
        <w:numPr>
          <w:ilvl w:val="0"/>
          <w:numId w:val="4"/>
        </w:numPr>
      </w:pPr>
      <w:r>
        <w:t>square bullet</w:t>
      </w:r>
    </w:p>
    <w:p w14:paraId="7CB08204" w14:textId="0EB5FD25" w:rsidR="007C5C69" w:rsidRDefault="007C5C69" w:rsidP="007C5C69">
      <w:pPr>
        <w:pStyle w:val="ListParagraph"/>
        <w:numPr>
          <w:ilvl w:val="0"/>
          <w:numId w:val="5"/>
        </w:numPr>
      </w:pPr>
      <w:r>
        <w:t>diamond bullet</w:t>
      </w:r>
    </w:p>
    <w:p w14:paraId="50B43F6C" w14:textId="3F229007" w:rsidR="007C5C69" w:rsidRDefault="007C5C69" w:rsidP="007C5C69">
      <w:pPr>
        <w:pStyle w:val="ListParagraph"/>
        <w:numPr>
          <w:ilvl w:val="0"/>
          <w:numId w:val="6"/>
        </w:numPr>
      </w:pPr>
      <w:r>
        <w:t xml:space="preserve">checkmark </w:t>
      </w:r>
      <w:proofErr w:type="spellStart"/>
      <w:r>
        <w:t>bulet</w:t>
      </w:r>
      <w:proofErr w:type="spellEnd"/>
    </w:p>
    <w:p w14:paraId="0488AD3F" w14:textId="273A710F" w:rsidR="007C5C69" w:rsidRDefault="007C5C69" w:rsidP="007C5C69">
      <w:pPr>
        <w:pStyle w:val="ListParagraph"/>
        <w:numPr>
          <w:ilvl w:val="0"/>
          <w:numId w:val="7"/>
        </w:numPr>
      </w:pPr>
      <w:r>
        <w:t>fancy bullet</w:t>
      </w:r>
    </w:p>
    <w:p w14:paraId="0CA1FE53" w14:textId="77777777" w:rsidR="007C5C69" w:rsidRDefault="007C5C69" w:rsidP="007C5C69"/>
    <w:p w14:paraId="554756DA" w14:textId="0D402CCD" w:rsidR="007C5C69" w:rsidRDefault="007C5C69" w:rsidP="007C5C69">
      <w:pPr>
        <w:pStyle w:val="ListParagraph"/>
        <w:numPr>
          <w:ilvl w:val="0"/>
          <w:numId w:val="8"/>
        </w:numPr>
      </w:pPr>
      <w:r>
        <w:t>numbered 1:</w:t>
      </w:r>
    </w:p>
    <w:p w14:paraId="6C61551E" w14:textId="0F8DD3C9" w:rsidR="007C5C69" w:rsidRDefault="007C5C69" w:rsidP="007C5C69">
      <w:pPr>
        <w:pStyle w:val="ListParagraph"/>
        <w:numPr>
          <w:ilvl w:val="0"/>
          <w:numId w:val="8"/>
        </w:numPr>
      </w:pPr>
      <w:r>
        <w:t>numbered 2:</w:t>
      </w:r>
    </w:p>
    <w:p w14:paraId="2D018E8D" w14:textId="0A12529D" w:rsidR="007C5C69" w:rsidRDefault="007C5C69" w:rsidP="007C5C69">
      <w:pPr>
        <w:pStyle w:val="ListParagraph"/>
        <w:numPr>
          <w:ilvl w:val="0"/>
          <w:numId w:val="8"/>
        </w:numPr>
      </w:pPr>
      <w:r>
        <w:t>numbered 3:</w:t>
      </w:r>
    </w:p>
    <w:p w14:paraId="754AA1D4" w14:textId="6D8601E9" w:rsidR="007C5C69" w:rsidRDefault="007C5C69" w:rsidP="007C5C69">
      <w:pPr>
        <w:pStyle w:val="ListParagraph"/>
        <w:numPr>
          <w:ilvl w:val="1"/>
          <w:numId w:val="8"/>
        </w:numPr>
      </w:pPr>
      <w:r>
        <w:t>letter a</w:t>
      </w:r>
    </w:p>
    <w:p w14:paraId="41C6FE4A" w14:textId="2CFF2618" w:rsidR="007C5C69" w:rsidRDefault="007C5C69" w:rsidP="007C5C69">
      <w:pPr>
        <w:pStyle w:val="ListParagraph"/>
        <w:numPr>
          <w:ilvl w:val="1"/>
          <w:numId w:val="8"/>
        </w:numPr>
      </w:pPr>
      <w:r>
        <w:t>letter b</w:t>
      </w:r>
    </w:p>
    <w:p w14:paraId="6C485831" w14:textId="1F6A59D2" w:rsidR="007C5C69" w:rsidRDefault="007C5C69" w:rsidP="007C5C69">
      <w:pPr>
        <w:pStyle w:val="ListParagraph"/>
        <w:numPr>
          <w:ilvl w:val="2"/>
          <w:numId w:val="8"/>
        </w:numPr>
      </w:pPr>
      <w:r>
        <w:t xml:space="preserve">roman </w:t>
      </w:r>
      <w:proofErr w:type="spellStart"/>
      <w:r>
        <w:t>i</w:t>
      </w:r>
      <w:proofErr w:type="spellEnd"/>
    </w:p>
    <w:p w14:paraId="2033D534" w14:textId="5D42BB9C" w:rsidR="007C5C69" w:rsidRDefault="007C5C69" w:rsidP="007C5C69">
      <w:pPr>
        <w:pStyle w:val="ListParagraph"/>
        <w:numPr>
          <w:ilvl w:val="2"/>
          <w:numId w:val="8"/>
        </w:numPr>
      </w:pPr>
      <w:r>
        <w:t>roman ii</w:t>
      </w:r>
    </w:p>
    <w:p w14:paraId="26574F94" w14:textId="161ACDAD" w:rsidR="007C5C69" w:rsidRDefault="007C5C69" w:rsidP="007C5C69">
      <w:pPr>
        <w:pStyle w:val="ListParagraph"/>
        <w:numPr>
          <w:ilvl w:val="3"/>
          <w:numId w:val="8"/>
        </w:numPr>
      </w:pPr>
      <w:r>
        <w:t>numbered 1.</w:t>
      </w:r>
    </w:p>
    <w:p w14:paraId="2168FFC4" w14:textId="1D512AB6" w:rsidR="007C5C69" w:rsidRDefault="007C5C69" w:rsidP="007C5C69">
      <w:pPr>
        <w:pStyle w:val="ListParagraph"/>
        <w:numPr>
          <w:ilvl w:val="3"/>
          <w:numId w:val="8"/>
        </w:numPr>
      </w:pPr>
      <w:r>
        <w:t>numbered 2.</w:t>
      </w:r>
    </w:p>
    <w:p w14:paraId="03EC2A2E" w14:textId="77777777" w:rsidR="007C5C69" w:rsidRDefault="007C5C69" w:rsidP="007C5C69"/>
    <w:p w14:paraId="5C6A4077" w14:textId="64F6FCCE" w:rsidR="007C5C69" w:rsidRDefault="007C5C69" w:rsidP="007C5C69">
      <w:pPr>
        <w:pStyle w:val="ListParagraph"/>
        <w:numPr>
          <w:ilvl w:val="0"/>
          <w:numId w:val="9"/>
        </w:numPr>
      </w:pPr>
      <w:r>
        <w:t>Roman I.</w:t>
      </w:r>
    </w:p>
    <w:p w14:paraId="1E4CB91A" w14:textId="18C618ED" w:rsidR="007C5C69" w:rsidRDefault="007C5C69" w:rsidP="007C5C69">
      <w:pPr>
        <w:pStyle w:val="ListParagraph"/>
        <w:numPr>
          <w:ilvl w:val="0"/>
          <w:numId w:val="9"/>
        </w:numPr>
      </w:pPr>
      <w:r>
        <w:t>Roman II</w:t>
      </w:r>
    </w:p>
    <w:p w14:paraId="424D86D4" w14:textId="28017ED0" w:rsidR="007C5C69" w:rsidRDefault="007C5C69" w:rsidP="007C5C69">
      <w:pPr>
        <w:pStyle w:val="ListParagraph"/>
        <w:numPr>
          <w:ilvl w:val="0"/>
          <w:numId w:val="9"/>
        </w:numPr>
      </w:pPr>
      <w:r>
        <w:t>Roman III.</w:t>
      </w:r>
    </w:p>
    <w:p w14:paraId="0438AC11" w14:textId="79794724" w:rsidR="007C5C69" w:rsidRDefault="007C5C69" w:rsidP="007C5C69">
      <w:pPr>
        <w:pStyle w:val="ListParagraph"/>
        <w:numPr>
          <w:ilvl w:val="0"/>
          <w:numId w:val="9"/>
        </w:numPr>
      </w:pPr>
      <w:r>
        <w:t>Roman IV.</w:t>
      </w:r>
    </w:p>
    <w:p w14:paraId="0E14AFBB" w14:textId="27174416" w:rsidR="007C5C69" w:rsidRDefault="007C5C69" w:rsidP="007C5C69">
      <w:pPr>
        <w:pStyle w:val="ListParagraph"/>
        <w:numPr>
          <w:ilvl w:val="1"/>
          <w:numId w:val="9"/>
        </w:numPr>
      </w:pPr>
      <w:r>
        <w:t>letter a.</w:t>
      </w:r>
    </w:p>
    <w:p w14:paraId="6CB09833" w14:textId="61A91380" w:rsidR="007C5C69" w:rsidRDefault="007C5C69" w:rsidP="007C5C69">
      <w:pPr>
        <w:pStyle w:val="ListParagraph"/>
        <w:numPr>
          <w:ilvl w:val="2"/>
          <w:numId w:val="9"/>
        </w:numPr>
      </w:pPr>
      <w:r>
        <w:t xml:space="preserve">roman </w:t>
      </w:r>
      <w:proofErr w:type="spellStart"/>
      <w:r>
        <w:t>i</w:t>
      </w:r>
      <w:proofErr w:type="spellEnd"/>
      <w:r>
        <w:t>.</w:t>
      </w:r>
    </w:p>
    <w:p w14:paraId="5B799320" w14:textId="298A406D" w:rsidR="007C5C69" w:rsidRDefault="007C5C69" w:rsidP="007C5C69">
      <w:pPr>
        <w:pStyle w:val="ListParagraph"/>
        <w:numPr>
          <w:ilvl w:val="3"/>
          <w:numId w:val="9"/>
        </w:numPr>
      </w:pPr>
      <w:r>
        <w:t>numbered 1.</w:t>
      </w:r>
    </w:p>
    <w:p w14:paraId="3827B13D" w14:textId="77777777" w:rsidR="007C5C69" w:rsidRDefault="007C5C69" w:rsidP="007C5C69"/>
    <w:p w14:paraId="2089BB6A" w14:textId="2491E7F0" w:rsidR="007C5C69" w:rsidRDefault="007C5C69" w:rsidP="007C5C69">
      <w:pPr>
        <w:pStyle w:val="ListParagraph"/>
        <w:numPr>
          <w:ilvl w:val="0"/>
          <w:numId w:val="10"/>
        </w:numPr>
      </w:pPr>
      <w:r>
        <w:t>Item 1st.</w:t>
      </w:r>
    </w:p>
    <w:p w14:paraId="4CA3E97B" w14:textId="14DDDF70" w:rsidR="007C5C69" w:rsidRDefault="007C5C69" w:rsidP="007C5C69">
      <w:pPr>
        <w:pStyle w:val="ListParagraph"/>
        <w:numPr>
          <w:ilvl w:val="0"/>
          <w:numId w:val="10"/>
        </w:numPr>
      </w:pPr>
      <w:r>
        <w:t>Item 2nd.</w:t>
      </w:r>
    </w:p>
    <w:p w14:paraId="525227D1" w14:textId="11DBBDF6" w:rsidR="007C5C69" w:rsidRDefault="007C5C69" w:rsidP="007C5C69">
      <w:pPr>
        <w:pStyle w:val="ListParagraph"/>
        <w:numPr>
          <w:ilvl w:val="0"/>
          <w:numId w:val="10"/>
        </w:numPr>
      </w:pPr>
      <w:r>
        <w:t>Item 3rd.</w:t>
      </w:r>
    </w:p>
    <w:p w14:paraId="4FF533DE" w14:textId="2EF7A7B7" w:rsidR="007C5C69" w:rsidRDefault="007C5C69" w:rsidP="007C5C69">
      <w:pPr>
        <w:pStyle w:val="ListParagraph"/>
        <w:numPr>
          <w:ilvl w:val="0"/>
          <w:numId w:val="10"/>
        </w:numPr>
      </w:pPr>
      <w:r>
        <w:t>Item 4th.</w:t>
      </w:r>
    </w:p>
    <w:p w14:paraId="60336244" w14:textId="56061C42" w:rsidR="007C5C69" w:rsidRDefault="007C5C69" w:rsidP="007C5C69">
      <w:pPr>
        <w:pStyle w:val="ListParagraph"/>
        <w:numPr>
          <w:ilvl w:val="0"/>
          <w:numId w:val="10"/>
        </w:numPr>
      </w:pPr>
      <w:r>
        <w:t>Item 5th.</w:t>
      </w:r>
    </w:p>
    <w:p w14:paraId="0C4B3102" w14:textId="77777777" w:rsidR="007C5C69" w:rsidRDefault="007C5C69" w:rsidP="007C5C69"/>
    <w:p w14:paraId="1E1DAEB3" w14:textId="73C3C4E4" w:rsidR="007C5C69" w:rsidRDefault="007C5C69">
      <w:r>
        <w:br w:type="page"/>
      </w:r>
    </w:p>
    <w:p w14:paraId="3865640D" w14:textId="58D012AB" w:rsidR="007C5C69" w:rsidRDefault="007C5C69" w:rsidP="00D65FD8">
      <w:pPr>
        <w:pStyle w:val="ListParagraph"/>
        <w:numPr>
          <w:ilvl w:val="0"/>
          <w:numId w:val="15"/>
        </w:numPr>
      </w:pPr>
      <w:r>
        <w:lastRenderedPageBreak/>
        <w:t>Comic one.</w:t>
      </w:r>
    </w:p>
    <w:p w14:paraId="52505408" w14:textId="58E809E2" w:rsidR="007C5C69" w:rsidRDefault="007C5C69" w:rsidP="00D65FD8">
      <w:pPr>
        <w:pStyle w:val="ListParagraph"/>
        <w:numPr>
          <w:ilvl w:val="0"/>
          <w:numId w:val="15"/>
        </w:numPr>
      </w:pPr>
      <w:r>
        <w:t>Comic two.</w:t>
      </w:r>
    </w:p>
    <w:p w14:paraId="4C0B0FCC" w14:textId="0447FE00" w:rsidR="007C5C69" w:rsidRDefault="007C5C69" w:rsidP="00D65FD8">
      <w:pPr>
        <w:pStyle w:val="ListParagraph"/>
        <w:numPr>
          <w:ilvl w:val="0"/>
          <w:numId w:val="15"/>
        </w:numPr>
      </w:pPr>
      <w:r>
        <w:t>Comic three.</w:t>
      </w:r>
    </w:p>
    <w:p w14:paraId="0F014A26" w14:textId="45D25013" w:rsidR="007C5C69" w:rsidRDefault="007C5C69" w:rsidP="00D65FD8">
      <w:pPr>
        <w:pStyle w:val="ListParagraph"/>
        <w:numPr>
          <w:ilvl w:val="0"/>
          <w:numId w:val="15"/>
        </w:numPr>
      </w:pPr>
      <w:r>
        <w:t>Comic four.</w:t>
      </w:r>
    </w:p>
    <w:p w14:paraId="0EFDA866" w14:textId="114AD8DE" w:rsidR="007C5C69" w:rsidRPr="005E4403" w:rsidRDefault="007C5C69" w:rsidP="00D65FD8">
      <w:pPr>
        <w:pStyle w:val="ListParagraph"/>
        <w:numPr>
          <w:ilvl w:val="0"/>
          <w:numId w:val="15"/>
        </w:numPr>
        <w:rPr>
          <w:lang w:val="fr-CA"/>
        </w:rPr>
      </w:pPr>
      <w:proofErr w:type="spellStart"/>
      <w:r w:rsidRPr="005E4403">
        <w:rPr>
          <w:lang w:val="fr-CA"/>
        </w:rPr>
        <w:t>Comic</w:t>
      </w:r>
      <w:proofErr w:type="spellEnd"/>
      <w:r w:rsidR="005E4403">
        <w:rPr>
          <w:lang w:val="fr-CA"/>
        </w:rPr>
        <w:t xml:space="preserve"> cinq</w:t>
      </w:r>
      <w:r w:rsidRPr="005E4403">
        <w:rPr>
          <w:lang w:val="fr-CA"/>
        </w:rPr>
        <w:t>.</w:t>
      </w:r>
    </w:p>
    <w:p w14:paraId="4DC1BCB7" w14:textId="6935FC57" w:rsidR="007C5C69" w:rsidRPr="005E4403" w:rsidRDefault="005E4403" w:rsidP="00D65FD8">
      <w:pPr>
        <w:pStyle w:val="ListParagraph"/>
        <w:numPr>
          <w:ilvl w:val="0"/>
          <w:numId w:val="15"/>
        </w:numPr>
        <w:rPr>
          <w:lang w:val="fi-FI"/>
        </w:rPr>
      </w:pPr>
      <w:r w:rsidRPr="005E4403">
        <w:rPr>
          <w:lang w:val="fi-FI"/>
        </w:rPr>
        <w:t xml:space="preserve">Comic </w:t>
      </w:r>
      <w:r>
        <w:rPr>
          <w:lang w:val="fi-FI"/>
        </w:rPr>
        <w:t>kuusi.</w:t>
      </w:r>
    </w:p>
    <w:p w14:paraId="79A9EC18" w14:textId="571E9116" w:rsidR="005E4403" w:rsidRDefault="005E4403" w:rsidP="00D65FD8">
      <w:pPr>
        <w:pStyle w:val="ListParagraph"/>
        <w:numPr>
          <w:ilvl w:val="0"/>
          <w:numId w:val="15"/>
        </w:numPr>
        <w:rPr>
          <w:lang w:val="da-DK"/>
        </w:rPr>
      </w:pPr>
      <w:r w:rsidRPr="005E4403">
        <w:rPr>
          <w:lang w:val="da-DK"/>
        </w:rPr>
        <w:t xml:space="preserve">Comic </w:t>
      </w:r>
      <w:r>
        <w:rPr>
          <w:lang w:val="da-DK"/>
        </w:rPr>
        <w:t>syv.</w:t>
      </w:r>
    </w:p>
    <w:p w14:paraId="0F460B2B" w14:textId="4AB0E005" w:rsidR="005E4403" w:rsidRPr="005E4403" w:rsidRDefault="005E4403" w:rsidP="00D65FD8">
      <w:pPr>
        <w:pStyle w:val="ListParagraph"/>
        <w:numPr>
          <w:ilvl w:val="0"/>
          <w:numId w:val="15"/>
        </w:numPr>
        <w:rPr>
          <w:lang w:val="it-IT"/>
        </w:rPr>
      </w:pPr>
      <w:r w:rsidRPr="005E4403">
        <w:rPr>
          <w:lang w:val="it-IT"/>
        </w:rPr>
        <w:t xml:space="preserve">Comic </w:t>
      </w:r>
      <w:r>
        <w:rPr>
          <w:lang w:val="it-IT"/>
        </w:rPr>
        <w:t>otto.</w:t>
      </w:r>
    </w:p>
    <w:p w14:paraId="3B458831" w14:textId="00484F7F" w:rsidR="005E4403" w:rsidRPr="005E4403" w:rsidRDefault="005E4403" w:rsidP="00D65FD8">
      <w:pPr>
        <w:pStyle w:val="ListParagraph"/>
        <w:numPr>
          <w:ilvl w:val="0"/>
          <w:numId w:val="15"/>
        </w:numPr>
        <w:rPr>
          <w:lang w:val="el-GR" w:eastAsia="ja-JP" w:bidi="th-TH"/>
        </w:rPr>
      </w:pPr>
      <w:r w:rsidRPr="005E4403">
        <w:rPr>
          <w:lang w:val="el-GR" w:eastAsia="ja-JP" w:bidi="th-TH"/>
        </w:rPr>
        <w:t xml:space="preserve">Comic </w:t>
      </w:r>
      <w:r>
        <w:rPr>
          <w:lang w:eastAsia="ja-JP" w:bidi="th-TH"/>
        </w:rPr>
        <w:t>e</w:t>
      </w:r>
      <w:r w:rsidRPr="005E4403">
        <w:rPr>
          <w:lang w:val="el-GR" w:eastAsia="ja-JP" w:bidi="th-TH"/>
        </w:rPr>
        <w:t>ννέα</w:t>
      </w:r>
      <w:r>
        <w:rPr>
          <w:lang w:eastAsia="ja-JP" w:bidi="th-TH"/>
        </w:rPr>
        <w:t>.</w:t>
      </w:r>
    </w:p>
    <w:p w14:paraId="343654DC" w14:textId="77777777" w:rsidR="005E4403" w:rsidRDefault="005E4403" w:rsidP="005E4403">
      <w:pPr>
        <w:rPr>
          <w:lang w:eastAsia="ja-JP" w:bidi="th-TH"/>
        </w:rPr>
      </w:pPr>
    </w:p>
    <w:p w14:paraId="231252D3" w14:textId="20559906" w:rsidR="005E4403" w:rsidRPr="005E4403" w:rsidRDefault="005E4403" w:rsidP="00D65FD8">
      <w:pPr>
        <w:pStyle w:val="ListParagraph"/>
        <w:numPr>
          <w:ilvl w:val="0"/>
          <w:numId w:val="16"/>
        </w:numPr>
        <w:rPr>
          <w:lang w:val="el-GR" w:eastAsia="ja-JP" w:bidi="th-TH"/>
        </w:rPr>
      </w:pPr>
      <w:r w:rsidRPr="005E4403">
        <w:rPr>
          <w:lang w:val="el-GR" w:eastAsia="ja-JP" w:bidi="th-TH"/>
        </w:rPr>
        <w:t xml:space="preserve">Comic </w:t>
      </w:r>
      <w:proofErr w:type="spellStart"/>
      <w:r w:rsidRPr="005E4403">
        <w:rPr>
          <w:lang w:eastAsia="ja-JP" w:bidi="th-TH"/>
        </w:rPr>
        <w:t>Εννέ</w:t>
      </w:r>
      <w:proofErr w:type="spellEnd"/>
      <w:r w:rsidRPr="005E4403">
        <w:rPr>
          <w:lang w:eastAsia="ja-JP" w:bidi="th-TH"/>
        </w:rPr>
        <w:t xml:space="preserve">α </w:t>
      </w:r>
      <w:proofErr w:type="spellStart"/>
      <w:r w:rsidRPr="005E4403">
        <w:rPr>
          <w:lang w:eastAsia="ja-JP" w:bidi="th-TH"/>
        </w:rPr>
        <w:t>χιλιάδες</w:t>
      </w:r>
      <w:proofErr w:type="spellEnd"/>
      <w:r w:rsidRPr="005E4403">
        <w:rPr>
          <w:lang w:eastAsia="ja-JP" w:bidi="th-TH"/>
        </w:rPr>
        <w:t xml:space="preserve"> </w:t>
      </w:r>
      <w:proofErr w:type="spellStart"/>
      <w:r w:rsidRPr="005E4403">
        <w:rPr>
          <w:lang w:eastAsia="ja-JP" w:bidi="th-TH"/>
        </w:rPr>
        <w:t>εννι</w:t>
      </w:r>
      <w:proofErr w:type="spellEnd"/>
      <w:r w:rsidRPr="005E4403">
        <w:rPr>
          <w:lang w:eastAsia="ja-JP" w:bidi="th-TH"/>
        </w:rPr>
        <w:t xml:space="preserve">ακόσια </w:t>
      </w:r>
      <w:proofErr w:type="spellStart"/>
      <w:r w:rsidRPr="005E4403">
        <w:rPr>
          <w:lang w:eastAsia="ja-JP" w:bidi="th-TH"/>
        </w:rPr>
        <w:t>ενενήντ</w:t>
      </w:r>
      <w:proofErr w:type="spellEnd"/>
      <w:r w:rsidRPr="005E4403">
        <w:rPr>
          <w:lang w:eastAsia="ja-JP" w:bidi="th-TH"/>
        </w:rPr>
        <w:t xml:space="preserve">α </w:t>
      </w:r>
      <w:proofErr w:type="spellStart"/>
      <w:r w:rsidRPr="005E4403">
        <w:rPr>
          <w:lang w:eastAsia="ja-JP" w:bidi="th-TH"/>
        </w:rPr>
        <w:t>εννέ</w:t>
      </w:r>
      <w:proofErr w:type="spellEnd"/>
      <w:r w:rsidRPr="005E4403">
        <w:rPr>
          <w:lang w:eastAsia="ja-JP" w:bidi="th-TH"/>
        </w:rPr>
        <w:t>α.</w:t>
      </w:r>
    </w:p>
    <w:p w14:paraId="19CF83AC" w14:textId="1C914FD5" w:rsidR="005E4403" w:rsidRPr="005E4403" w:rsidRDefault="005E4403" w:rsidP="00D65FD8">
      <w:pPr>
        <w:pStyle w:val="ListParagraph"/>
        <w:numPr>
          <w:ilvl w:val="0"/>
          <w:numId w:val="16"/>
        </w:numPr>
        <w:rPr>
          <w:lang w:val="fr-CA" w:eastAsia="ja-JP" w:bidi="th-TH"/>
        </w:rPr>
      </w:pPr>
      <w:proofErr w:type="spellStart"/>
      <w:r w:rsidRPr="005E4403">
        <w:rPr>
          <w:lang w:val="fr-CA" w:eastAsia="ja-JP" w:bidi="th-TH"/>
        </w:rPr>
        <w:t>Comic</w:t>
      </w:r>
      <w:proofErr w:type="spellEnd"/>
      <w:r w:rsidRPr="005E4403">
        <w:rPr>
          <w:lang w:val="fr-CA" w:eastAsia="ja-JP" w:bidi="th-TH"/>
        </w:rPr>
        <w:t xml:space="preserve"> </w:t>
      </w:r>
      <w:r>
        <w:rPr>
          <w:lang w:val="fr-CA" w:eastAsia="ja-JP" w:bidi="th-TH"/>
        </w:rPr>
        <w:t>dix mille</w:t>
      </w:r>
      <w:r w:rsidRPr="005E4403">
        <w:rPr>
          <w:lang w:val="fr-CA" w:eastAsia="ja-JP" w:bidi="th-TH"/>
        </w:rPr>
        <w:t>.</w:t>
      </w:r>
    </w:p>
    <w:p w14:paraId="400792D1" w14:textId="77777777" w:rsidR="005E4403" w:rsidRDefault="005E4403" w:rsidP="005E4403">
      <w:pPr>
        <w:rPr>
          <w:lang w:val="fr-CA" w:eastAsia="ja-JP" w:bidi="th-TH"/>
        </w:rPr>
      </w:pPr>
    </w:p>
    <w:p w14:paraId="34EE8B00" w14:textId="3DDF4A2E" w:rsidR="005E4403" w:rsidRDefault="005E4403" w:rsidP="005E4403">
      <w:pPr>
        <w:pStyle w:val="ListParagraph"/>
        <w:numPr>
          <w:ilvl w:val="0"/>
          <w:numId w:val="14"/>
        </w:numPr>
        <w:rPr>
          <w:lang w:val="fr-CA" w:eastAsia="ja-JP" w:bidi="th-TH"/>
        </w:rPr>
      </w:pPr>
      <w:r>
        <w:rPr>
          <w:lang w:val="fr-CA" w:eastAsia="ja-JP" w:bidi="th-TH"/>
        </w:rPr>
        <w:t> Item 001</w:t>
      </w:r>
    </w:p>
    <w:p w14:paraId="04720785" w14:textId="1A7688AE" w:rsidR="005E4403" w:rsidRDefault="005E4403" w:rsidP="005E4403">
      <w:pPr>
        <w:pStyle w:val="ListParagraph"/>
        <w:numPr>
          <w:ilvl w:val="0"/>
          <w:numId w:val="14"/>
        </w:numPr>
        <w:rPr>
          <w:lang w:val="fr-CA" w:eastAsia="ja-JP" w:bidi="th-TH"/>
        </w:rPr>
      </w:pPr>
      <w:r>
        <w:rPr>
          <w:lang w:val="fr-CA" w:eastAsia="ja-JP" w:bidi="th-TH"/>
        </w:rPr>
        <w:t> Item 002</w:t>
      </w:r>
    </w:p>
    <w:p w14:paraId="7BEE9E09" w14:textId="126C0D2D" w:rsidR="005E4403" w:rsidRDefault="005E4403" w:rsidP="005E4403">
      <w:pPr>
        <w:pStyle w:val="ListParagraph"/>
        <w:numPr>
          <w:ilvl w:val="0"/>
          <w:numId w:val="14"/>
        </w:numPr>
        <w:rPr>
          <w:lang w:val="fr-CA" w:eastAsia="ja-JP" w:bidi="th-TH"/>
        </w:rPr>
      </w:pPr>
      <w:r>
        <w:rPr>
          <w:lang w:val="fr-CA" w:eastAsia="ja-JP" w:bidi="th-TH"/>
        </w:rPr>
        <w:t> Item 003</w:t>
      </w:r>
    </w:p>
    <w:p w14:paraId="44044BBB" w14:textId="0BD1341D" w:rsidR="005E4403" w:rsidRDefault="005E4403" w:rsidP="005E4403">
      <w:pPr>
        <w:pStyle w:val="ListParagraph"/>
        <w:numPr>
          <w:ilvl w:val="0"/>
          <w:numId w:val="14"/>
        </w:numPr>
        <w:rPr>
          <w:lang w:val="fr-CA" w:eastAsia="ja-JP" w:bidi="th-TH"/>
        </w:rPr>
      </w:pPr>
      <w:r>
        <w:rPr>
          <w:lang w:val="fr-CA" w:eastAsia="ja-JP" w:bidi="th-TH"/>
        </w:rPr>
        <w:t> Item 004</w:t>
      </w:r>
    </w:p>
    <w:p w14:paraId="7D1FC69B" w14:textId="77777777" w:rsidR="005E4403" w:rsidRDefault="005E4403" w:rsidP="005E4403">
      <w:pPr>
        <w:rPr>
          <w:lang w:val="fr-CA" w:eastAsia="ja-JP" w:bidi="th-TH"/>
        </w:rPr>
      </w:pPr>
    </w:p>
    <w:p w14:paraId="45ED153A" w14:textId="174FCCF6" w:rsidR="00D65FD8" w:rsidRDefault="00D65FD8" w:rsidP="00D65FD8">
      <w:pPr>
        <w:pStyle w:val="ListParagraph"/>
        <w:numPr>
          <w:ilvl w:val="0"/>
          <w:numId w:val="17"/>
        </w:numPr>
        <w:rPr>
          <w:lang w:val="fr-CA" w:eastAsia="ja-JP" w:bidi="th-TH"/>
        </w:rPr>
      </w:pPr>
      <w:r>
        <w:rPr>
          <w:lang w:val="fr-CA" w:eastAsia="ja-JP" w:bidi="th-TH"/>
        </w:rPr>
        <w:t> Fancy 1</w:t>
      </w:r>
    </w:p>
    <w:p w14:paraId="418CDAC1" w14:textId="3C03656C" w:rsidR="00D65FD8" w:rsidRDefault="00D65FD8" w:rsidP="00D65FD8">
      <w:pPr>
        <w:pStyle w:val="ListParagraph"/>
        <w:numPr>
          <w:ilvl w:val="0"/>
          <w:numId w:val="17"/>
        </w:numPr>
        <w:rPr>
          <w:lang w:val="fr-CA" w:eastAsia="ja-JP" w:bidi="th-TH"/>
        </w:rPr>
      </w:pPr>
      <w:r>
        <w:rPr>
          <w:lang w:val="fr-CA" w:eastAsia="ja-JP" w:bidi="th-TH"/>
        </w:rPr>
        <w:t> Fancy 2</w:t>
      </w:r>
    </w:p>
    <w:p w14:paraId="3E2D6816" w14:textId="6F7903B9" w:rsidR="00F04EC4" w:rsidRDefault="00F04EC4">
      <w:pPr>
        <w:rPr>
          <w:lang w:val="fr-CA" w:eastAsia="ja-JP" w:bidi="th-TH"/>
        </w:rPr>
      </w:pPr>
      <w:r>
        <w:rPr>
          <w:lang w:val="fr-CA" w:eastAsia="ja-JP" w:bidi="th-TH"/>
        </w:rPr>
        <w:br w:type="page"/>
      </w:r>
    </w:p>
    <w:p w14:paraId="1090CEEA" w14:textId="63FE4C54" w:rsidR="00D65FD8" w:rsidRDefault="002417C1" w:rsidP="002417C1">
      <w:pPr>
        <w:pStyle w:val="Heading1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lastRenderedPageBreak/>
        <w:t>Heading</w:t>
      </w:r>
      <w:proofErr w:type="spellEnd"/>
      <w:r>
        <w:rPr>
          <w:lang w:val="fr-CA" w:eastAsia="ja-JP" w:bidi="th-TH"/>
        </w:rPr>
        <w:t xml:space="preserve"> 1</w:t>
      </w:r>
    </w:p>
    <w:p w14:paraId="20FB5EA1" w14:textId="722D90AA" w:rsidR="002417C1" w:rsidRDefault="002417C1" w:rsidP="002417C1">
      <w:pPr>
        <w:pStyle w:val="Heading2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t>Heading</w:t>
      </w:r>
      <w:proofErr w:type="spellEnd"/>
      <w:r>
        <w:rPr>
          <w:lang w:val="fr-CA" w:eastAsia="ja-JP" w:bidi="th-TH"/>
        </w:rPr>
        <w:t xml:space="preserve"> 1</w:t>
      </w:r>
      <w:r w:rsidR="00D729C6">
        <w:rPr>
          <w:lang w:val="fr-CA" w:eastAsia="ja-JP" w:bidi="th-TH"/>
        </w:rPr>
        <w:t>.1</w:t>
      </w:r>
    </w:p>
    <w:p w14:paraId="7693571F" w14:textId="7335D580" w:rsidR="00D729C6" w:rsidRDefault="00D729C6" w:rsidP="00D729C6">
      <w:pPr>
        <w:pStyle w:val="Heading3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t>Heading</w:t>
      </w:r>
      <w:proofErr w:type="spellEnd"/>
      <w:r>
        <w:rPr>
          <w:lang w:val="fr-CA" w:eastAsia="ja-JP" w:bidi="th-TH"/>
        </w:rPr>
        <w:t xml:space="preserve"> 1.1.1</w:t>
      </w:r>
    </w:p>
    <w:p w14:paraId="4E089C61" w14:textId="17449390" w:rsidR="00D729C6" w:rsidRDefault="00D729C6" w:rsidP="00D729C6">
      <w:pPr>
        <w:pStyle w:val="Heading4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t>Heading</w:t>
      </w:r>
      <w:proofErr w:type="spellEnd"/>
      <w:r>
        <w:rPr>
          <w:lang w:val="fr-CA" w:eastAsia="ja-JP" w:bidi="th-TH"/>
        </w:rPr>
        <w:t xml:space="preserve"> 1.1.1.1</w:t>
      </w:r>
    </w:p>
    <w:p w14:paraId="5C080DF6" w14:textId="274065BC" w:rsidR="00D729C6" w:rsidRDefault="00D729C6" w:rsidP="00D729C6">
      <w:pPr>
        <w:pStyle w:val="Heading5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t>Heading</w:t>
      </w:r>
      <w:proofErr w:type="spellEnd"/>
      <w:r>
        <w:rPr>
          <w:lang w:val="fr-CA" w:eastAsia="ja-JP" w:bidi="th-TH"/>
        </w:rPr>
        <w:t xml:space="preserve"> 1.1.1</w:t>
      </w:r>
      <w:r w:rsidR="000740E1">
        <w:rPr>
          <w:lang w:val="fr-CA" w:eastAsia="ja-JP" w:bidi="th-TH"/>
        </w:rPr>
        <w:t>.1.1</w:t>
      </w:r>
    </w:p>
    <w:p w14:paraId="3B3E29E0" w14:textId="36E742D6" w:rsidR="000740E1" w:rsidRDefault="000740E1" w:rsidP="000740E1">
      <w:pPr>
        <w:pStyle w:val="Heading6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t>Heading</w:t>
      </w:r>
      <w:proofErr w:type="spellEnd"/>
      <w:r>
        <w:rPr>
          <w:lang w:val="fr-CA" w:eastAsia="ja-JP" w:bidi="th-TH"/>
        </w:rPr>
        <w:t xml:space="preserve"> 1.1.1.1.1.1</w:t>
      </w:r>
    </w:p>
    <w:p w14:paraId="1D46E71E" w14:textId="4950EBB6" w:rsidR="000740E1" w:rsidRDefault="000740E1" w:rsidP="000740E1">
      <w:pPr>
        <w:pStyle w:val="Heading7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t>Heading</w:t>
      </w:r>
      <w:proofErr w:type="spellEnd"/>
      <w:r>
        <w:rPr>
          <w:lang w:val="fr-CA" w:eastAsia="ja-JP" w:bidi="th-TH"/>
        </w:rPr>
        <w:t xml:space="preserve"> 1.1.1.1.1.1.1</w:t>
      </w:r>
    </w:p>
    <w:p w14:paraId="5D65620D" w14:textId="5FE56BA8" w:rsidR="000740E1" w:rsidRDefault="000740E1" w:rsidP="000740E1">
      <w:pPr>
        <w:pStyle w:val="Heading8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t>Heading</w:t>
      </w:r>
      <w:proofErr w:type="spellEnd"/>
      <w:r>
        <w:rPr>
          <w:lang w:val="fr-CA" w:eastAsia="ja-JP" w:bidi="th-TH"/>
        </w:rPr>
        <w:t xml:space="preserve"> 1.1.1.1.1.1.1.1</w:t>
      </w:r>
    </w:p>
    <w:p w14:paraId="5715EAB2" w14:textId="4F89C78B" w:rsidR="000740E1" w:rsidRDefault="000740E1" w:rsidP="000740E1">
      <w:pPr>
        <w:pStyle w:val="Heading9"/>
        <w:rPr>
          <w:lang w:val="fr-CA" w:eastAsia="ja-JP" w:bidi="th-TH"/>
        </w:rPr>
      </w:pPr>
      <w:proofErr w:type="spellStart"/>
      <w:r>
        <w:rPr>
          <w:lang w:val="fr-CA" w:eastAsia="ja-JP" w:bidi="th-TH"/>
        </w:rPr>
        <w:t>Heading</w:t>
      </w:r>
      <w:proofErr w:type="spellEnd"/>
      <w:r>
        <w:rPr>
          <w:lang w:val="fr-CA" w:eastAsia="ja-JP" w:bidi="th-TH"/>
        </w:rPr>
        <w:t xml:space="preserve"> 1.1.1.1.1.1.1.1.1</w:t>
      </w:r>
    </w:p>
    <w:p w14:paraId="21A87825" w14:textId="415177FD" w:rsidR="000740E1" w:rsidRDefault="000740E1">
      <w:pPr>
        <w:rPr>
          <w:lang w:val="fr-CA" w:eastAsia="ja-JP" w:bidi="th-TH"/>
        </w:rPr>
      </w:pPr>
    </w:p>
    <w:p w14:paraId="109FCC18" w14:textId="7F1C6BF9" w:rsidR="000740E1" w:rsidRDefault="000740E1" w:rsidP="000740E1">
      <w:pPr>
        <w:pStyle w:val="ListParagraph"/>
        <w:numPr>
          <w:ilvl w:val="0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1</w:t>
      </w:r>
    </w:p>
    <w:p w14:paraId="122911BC" w14:textId="5FCD13BB" w:rsidR="000740E1" w:rsidRDefault="000740E1" w:rsidP="000740E1">
      <w:pPr>
        <w:pStyle w:val="ListParagraph"/>
        <w:numPr>
          <w:ilvl w:val="1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(a)</w:t>
      </w:r>
    </w:p>
    <w:p w14:paraId="5B244319" w14:textId="61E6B93F" w:rsidR="000740E1" w:rsidRDefault="000740E1" w:rsidP="000740E1">
      <w:pPr>
        <w:pStyle w:val="ListParagraph"/>
        <w:numPr>
          <w:ilvl w:val="2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(i)</w:t>
      </w:r>
    </w:p>
    <w:p w14:paraId="637ACAF2" w14:textId="039090A3" w:rsidR="000740E1" w:rsidRDefault="000740E1" w:rsidP="000740E1">
      <w:pPr>
        <w:pStyle w:val="ListParagraph"/>
        <w:numPr>
          <w:ilvl w:val="3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(1)</w:t>
      </w:r>
    </w:p>
    <w:p w14:paraId="7129887D" w14:textId="30242677" w:rsidR="000740E1" w:rsidRDefault="000740E1" w:rsidP="000740E1">
      <w:pPr>
        <w:pStyle w:val="ListParagraph"/>
        <w:numPr>
          <w:ilvl w:val="4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(a)</w:t>
      </w:r>
    </w:p>
    <w:p w14:paraId="56351486" w14:textId="19D5DC9B" w:rsidR="000740E1" w:rsidRDefault="000740E1" w:rsidP="000740E1">
      <w:pPr>
        <w:pStyle w:val="ListParagraph"/>
        <w:numPr>
          <w:ilvl w:val="5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(i)</w:t>
      </w:r>
    </w:p>
    <w:p w14:paraId="201A1EE5" w14:textId="244679FA" w:rsidR="000740E1" w:rsidRDefault="000740E1" w:rsidP="000740E1">
      <w:pPr>
        <w:pStyle w:val="ListParagraph"/>
        <w:numPr>
          <w:ilvl w:val="6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1.</w:t>
      </w:r>
    </w:p>
    <w:p w14:paraId="524FBF5C" w14:textId="2FB2EAA4" w:rsidR="008D3EBF" w:rsidRDefault="008D3EBF" w:rsidP="008D3EBF">
      <w:pPr>
        <w:pStyle w:val="ListParagraph"/>
        <w:numPr>
          <w:ilvl w:val="7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 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a.</w:t>
      </w:r>
    </w:p>
    <w:p w14:paraId="0B178155" w14:textId="0711B41B" w:rsidR="008D3EBF" w:rsidRDefault="008D3EBF" w:rsidP="008D3EBF">
      <w:pPr>
        <w:pStyle w:val="ListParagraph"/>
        <w:numPr>
          <w:ilvl w:val="8"/>
          <w:numId w:val="19"/>
        </w:numPr>
        <w:rPr>
          <w:lang w:val="fr-CA" w:eastAsia="ja-JP" w:bidi="th-TH"/>
        </w:rPr>
      </w:pPr>
      <w:r>
        <w:rPr>
          <w:lang w:val="fr-CA" w:eastAsia="ja-JP" w:bidi="th-TH"/>
        </w:rPr>
        <w:t xml:space="preserve">Multi </w:t>
      </w:r>
      <w:proofErr w:type="spellStart"/>
      <w:r>
        <w:rPr>
          <w:lang w:val="fr-CA" w:eastAsia="ja-JP" w:bidi="th-TH"/>
        </w:rPr>
        <w:t>level</w:t>
      </w:r>
      <w:proofErr w:type="spellEnd"/>
      <w:r>
        <w:rPr>
          <w:lang w:val="fr-CA" w:eastAsia="ja-JP" w:bidi="th-TH"/>
        </w:rPr>
        <w:t xml:space="preserve"> i.</w:t>
      </w:r>
    </w:p>
    <w:p w14:paraId="574039F7" w14:textId="0CA437B7" w:rsidR="00C572D5" w:rsidRDefault="00C572D5">
      <w:pPr>
        <w:rPr>
          <w:lang w:val="fr-CA" w:eastAsia="ja-JP" w:bidi="th-TH"/>
        </w:rPr>
      </w:pPr>
      <w:r>
        <w:rPr>
          <w:lang w:val="fr-CA" w:eastAsia="ja-JP" w:bidi="th-TH"/>
        </w:rPr>
        <w:br w:type="page"/>
      </w:r>
    </w:p>
    <w:p w14:paraId="2CC35547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lastRenderedPageBreak/>
        <w:t> Original 1</w:t>
      </w:r>
    </w:p>
    <w:p w14:paraId="5CAB48FA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2</w:t>
      </w:r>
    </w:p>
    <w:p w14:paraId="321B83E6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3</w:t>
      </w:r>
    </w:p>
    <w:p w14:paraId="649FE9AA" w14:textId="01A1E055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0" w:author="Gaspard Petit" w:date="2025-12-21T02:40:00Z" w16du:dateUtc="2025-12-21T07:40:00Z"/>
          <w:lang w:val="fr-CA" w:eastAsia="ja-JP" w:bidi="th-TH"/>
        </w:rPr>
      </w:pPr>
      <w:del w:id="1" w:author="Gaspard Petit" w:date="2025-12-21T02:40:00Z" w16du:dateUtc="2025-12-21T07:40:00Z">
        <w:r w:rsidDel="00C572D5">
          <w:rPr>
            <w:lang w:val="fr-CA" w:eastAsia="ja-JP" w:bidi="th-TH"/>
          </w:rPr>
          <w:delText> Deleted 4</w:delText>
        </w:r>
      </w:del>
    </w:p>
    <w:p w14:paraId="18229273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2" w:author="Gaspard Petit" w:date="2025-12-21T02:40:00Z" w16du:dateUtc="2025-12-21T07:40:00Z"/>
          <w:lang w:val="fr-CA" w:eastAsia="ja-JP" w:bidi="th-TH"/>
        </w:rPr>
      </w:pPr>
      <w:ins w:id="3" w:author="Gaspard Petit" w:date="2025-12-21T02:40:00Z" w16du:dateUtc="2025-12-21T07:40:00Z">
        <w:r>
          <w:rPr>
            <w:lang w:val="fr-CA" w:eastAsia="ja-JP" w:bidi="th-TH"/>
          </w:rPr>
          <w:t> Added 5</w:t>
        </w:r>
      </w:ins>
    </w:p>
    <w:p w14:paraId="14FC9D52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6</w:t>
      </w:r>
    </w:p>
    <w:p w14:paraId="39CEF5B2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4" w:author="Gaspard Petit" w:date="2025-12-21T02:40:00Z" w16du:dateUtc="2025-12-21T07:40:00Z"/>
          <w:lang w:val="fr-CA" w:eastAsia="ja-JP" w:bidi="th-TH"/>
        </w:rPr>
      </w:pPr>
      <w:ins w:id="5" w:author="Gaspard Petit" w:date="2025-12-21T02:40:00Z" w16du:dateUtc="2025-12-21T07:40:00Z">
        <w:r>
          <w:rPr>
            <w:lang w:val="fr-CA" w:eastAsia="ja-JP" w:bidi="th-TH"/>
          </w:rPr>
          <w:t> Added 7</w:t>
        </w:r>
      </w:ins>
    </w:p>
    <w:p w14:paraId="452FF96E" w14:textId="77098D3A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6" w:author="Gaspard Petit" w:date="2025-12-21T02:40:00Z" w16du:dateUtc="2025-12-21T07:40:00Z"/>
          <w:lang w:val="fr-CA" w:eastAsia="ja-JP" w:bidi="th-TH"/>
        </w:rPr>
      </w:pPr>
      <w:del w:id="7" w:author="Gaspard Petit" w:date="2025-12-21T02:40:00Z" w16du:dateUtc="2025-12-21T07:40:00Z">
        <w:r w:rsidDel="00C572D5">
          <w:rPr>
            <w:lang w:val="fr-CA" w:eastAsia="ja-JP" w:bidi="th-TH"/>
          </w:rPr>
          <w:delText> Delete 8</w:delText>
        </w:r>
      </w:del>
    </w:p>
    <w:p w14:paraId="5C80B7EB" w14:textId="77777777" w:rsidR="00C572D5" w:rsidRPr="00BC6BA7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9</w:t>
      </w:r>
    </w:p>
    <w:p w14:paraId="12FA12A4" w14:textId="77777777" w:rsidR="008D3EBF" w:rsidRPr="008D3EBF" w:rsidRDefault="008D3EBF" w:rsidP="008D3EBF">
      <w:pPr>
        <w:rPr>
          <w:lang w:val="fr-CA" w:eastAsia="ja-JP" w:bidi="th-TH"/>
        </w:rPr>
      </w:pPr>
    </w:p>
    <w:sectPr w:rsidR="008D3EBF" w:rsidRPr="008D3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altName w:val="Calibri"/>
    <w:charset w:val="00"/>
    <w:family w:val="auto"/>
    <w:pitch w:val="variable"/>
    <w:sig w:usb0="20000207" w:usb1="00000002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FA8"/>
      </v:shape>
    </w:pict>
  </w:numPicBullet>
  <w:abstractNum w:abstractNumId="0" w15:restartNumberingAfterBreak="0">
    <w:nsid w:val="03033FF4"/>
    <w:multiLevelType w:val="hybridMultilevel"/>
    <w:tmpl w:val="74BA9A92"/>
    <w:lvl w:ilvl="0" w:tplc="E200C86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6EB"/>
    <w:multiLevelType w:val="hybridMultilevel"/>
    <w:tmpl w:val="C8841F1E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79FC"/>
    <w:multiLevelType w:val="hybridMultilevel"/>
    <w:tmpl w:val="3B12B2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038A"/>
    <w:multiLevelType w:val="hybridMultilevel"/>
    <w:tmpl w:val="D2F0C1DE"/>
    <w:lvl w:ilvl="0" w:tplc="35E62E44">
      <w:start w:val="1"/>
      <w:numFmt w:val="decimal"/>
      <w:lvlText w:val="%1:"/>
      <w:lvlJc w:val="left"/>
      <w:pPr>
        <w:ind w:left="720" w:hanging="360"/>
      </w:pPr>
      <w:rPr>
        <w:rFonts w:ascii="Comic Sans MS" w:hAnsi="Comic Sans MS" w:hint="default"/>
        <w:b/>
        <w:i/>
        <w:caps w:val="0"/>
        <w:color w:val="153D63" w:themeColor="text2" w:themeTint="E6"/>
        <w:sz w:val="18"/>
        <w:u w:val="dash" w:color="BF4E1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44283"/>
    <w:multiLevelType w:val="hybridMultilevel"/>
    <w:tmpl w:val="CB9C9C20"/>
    <w:lvl w:ilvl="0" w:tplc="AE4E97F8">
      <w:start w:val="1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5DC7"/>
    <w:multiLevelType w:val="hybridMultilevel"/>
    <w:tmpl w:val="DAA46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90BEA"/>
    <w:multiLevelType w:val="hybridMultilevel"/>
    <w:tmpl w:val="A2D0A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40F4E"/>
    <w:multiLevelType w:val="hybridMultilevel"/>
    <w:tmpl w:val="8B36F7D4"/>
    <w:lvl w:ilvl="0" w:tplc="B3F2CD16">
      <w:start w:val="9999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9503B"/>
    <w:multiLevelType w:val="hybridMultilevel"/>
    <w:tmpl w:val="7B864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E3B77"/>
    <w:multiLevelType w:val="hybridMultilevel"/>
    <w:tmpl w:val="16F6363E"/>
    <w:lvl w:ilvl="0" w:tplc="F68ACF50">
      <w:start w:val="1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2508F"/>
    <w:multiLevelType w:val="hybridMultilevel"/>
    <w:tmpl w:val="A3CAF906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633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4CE254B"/>
    <w:multiLevelType w:val="hybridMultilevel"/>
    <w:tmpl w:val="B608D8B0"/>
    <w:lvl w:ilvl="0" w:tplc="808A9AAC">
      <w:start w:val="9999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0376"/>
    <w:multiLevelType w:val="hybridMultilevel"/>
    <w:tmpl w:val="FF1A3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01F78"/>
    <w:multiLevelType w:val="hybridMultilevel"/>
    <w:tmpl w:val="F9281942"/>
    <w:lvl w:ilvl="0" w:tplc="27F69342">
      <w:start w:val="1"/>
      <w:numFmt w:val="bullet"/>
      <w:lvlText w:val="—"/>
      <w:lvlJc w:val="left"/>
      <w:pPr>
        <w:ind w:left="720" w:hanging="360"/>
      </w:pPr>
      <w:rPr>
        <w:rFonts w:ascii="Merriweather Light" w:hAnsi="Merriweather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D00D8"/>
    <w:multiLevelType w:val="hybridMultilevel"/>
    <w:tmpl w:val="02527CBA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80C93"/>
    <w:multiLevelType w:val="hybridMultilevel"/>
    <w:tmpl w:val="2B3859E8"/>
    <w:lvl w:ilvl="0" w:tplc="64DE02F0">
      <w:start w:val="1"/>
      <w:numFmt w:val="ordin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164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9076527"/>
    <w:multiLevelType w:val="hybridMultilevel"/>
    <w:tmpl w:val="C4FA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15CF5"/>
    <w:multiLevelType w:val="hybridMultilevel"/>
    <w:tmpl w:val="C05AB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8558">
    <w:abstractNumId w:val="18"/>
  </w:num>
  <w:num w:numId="2" w16cid:durableId="215170032">
    <w:abstractNumId w:val="8"/>
  </w:num>
  <w:num w:numId="3" w16cid:durableId="1898542567">
    <w:abstractNumId w:val="14"/>
  </w:num>
  <w:num w:numId="4" w16cid:durableId="1895777343">
    <w:abstractNumId w:val="19"/>
  </w:num>
  <w:num w:numId="5" w16cid:durableId="2045859716">
    <w:abstractNumId w:val="5"/>
  </w:num>
  <w:num w:numId="6" w16cid:durableId="1098333990">
    <w:abstractNumId w:val="13"/>
  </w:num>
  <w:num w:numId="7" w16cid:durableId="160659491">
    <w:abstractNumId w:val="6"/>
  </w:num>
  <w:num w:numId="8" w16cid:durableId="1183932332">
    <w:abstractNumId w:val="1"/>
  </w:num>
  <w:num w:numId="9" w16cid:durableId="47533661">
    <w:abstractNumId w:val="2"/>
  </w:num>
  <w:num w:numId="10" w16cid:durableId="80414459">
    <w:abstractNumId w:val="16"/>
  </w:num>
  <w:num w:numId="11" w16cid:durableId="1329938326">
    <w:abstractNumId w:val="4"/>
  </w:num>
  <w:num w:numId="12" w16cid:durableId="575669009">
    <w:abstractNumId w:val="12"/>
  </w:num>
  <w:num w:numId="13" w16cid:durableId="1586449918">
    <w:abstractNumId w:val="10"/>
  </w:num>
  <w:num w:numId="14" w16cid:durableId="1049300622">
    <w:abstractNumId w:val="0"/>
  </w:num>
  <w:num w:numId="15" w16cid:durableId="1748109937">
    <w:abstractNumId w:val="9"/>
  </w:num>
  <w:num w:numId="16" w16cid:durableId="1047071331">
    <w:abstractNumId w:val="7"/>
  </w:num>
  <w:num w:numId="17" w16cid:durableId="1214272264">
    <w:abstractNumId w:val="3"/>
  </w:num>
  <w:num w:numId="18" w16cid:durableId="991984115">
    <w:abstractNumId w:val="11"/>
  </w:num>
  <w:num w:numId="19" w16cid:durableId="279846122">
    <w:abstractNumId w:val="17"/>
  </w:num>
  <w:num w:numId="20" w16cid:durableId="17201326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spard Petit">
    <w15:presenceInfo w15:providerId="Windows Live" w15:userId="d6f97f1efc77af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9"/>
    <w:rsid w:val="000740E1"/>
    <w:rsid w:val="00132A51"/>
    <w:rsid w:val="002417C1"/>
    <w:rsid w:val="00326B4A"/>
    <w:rsid w:val="003E3EA1"/>
    <w:rsid w:val="005E4403"/>
    <w:rsid w:val="006E77AD"/>
    <w:rsid w:val="007C5C69"/>
    <w:rsid w:val="008D3EBF"/>
    <w:rsid w:val="009647B0"/>
    <w:rsid w:val="0097674F"/>
    <w:rsid w:val="00A7598E"/>
    <w:rsid w:val="00B169C6"/>
    <w:rsid w:val="00C572D5"/>
    <w:rsid w:val="00D65FD8"/>
    <w:rsid w:val="00D729C6"/>
    <w:rsid w:val="00E53AE8"/>
    <w:rsid w:val="00EF24AA"/>
    <w:rsid w:val="00EF65DD"/>
    <w:rsid w:val="00F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2A4"/>
  <w14:defaultImageDpi w14:val="32767"/>
  <w15:chartTrackingRefBased/>
  <w15:docId w15:val="{501A6E07-5BA1-49E3-AFE2-BE1AB22A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69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C69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69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C69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5C69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5C69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C5C69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5C69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C5C69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C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C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C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C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241</Words>
  <Characters>1246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8</cp:revision>
  <dcterms:created xsi:type="dcterms:W3CDTF">2025-12-19T13:22:00Z</dcterms:created>
  <dcterms:modified xsi:type="dcterms:W3CDTF">2025-12-21T07:40:00Z</dcterms:modified>
</cp:coreProperties>
</file>