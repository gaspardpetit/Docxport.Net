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D91A5" w14:textId="74F5BA37" w:rsidR="00A8013C" w:rsidRPr="00465927" w:rsidRDefault="00A8013C" w:rsidP="003E5921">
      <w:pPr>
        <w:pStyle w:val="Title"/>
        <w:jc w:val="center"/>
      </w:pPr>
      <w:r w:rsidRPr="00EF042B">
        <w:rPr>
          <w:sz w:val="44"/>
          <w:szCs w:val="44"/>
          <w:lang w:bidi="en-CA"/>
        </w:rPr>
        <w:t xml:space="preserve">Bill C-244: Unlocking the </w:t>
      </w:r>
      <w:del w:id="0" w:author="Author">
        <w:r w:rsidRPr="00EF042B" w:rsidDel="00255F07">
          <w:rPr>
            <w:sz w:val="44"/>
            <w:szCs w:val="44"/>
            <w:lang w:bidi="en-CA"/>
          </w:rPr>
          <w:delText xml:space="preserve">repair </w:delText>
        </w:r>
      </w:del>
      <w:ins w:id="1" w:author="Author">
        <w:r w:rsidR="00255F07">
          <w:rPr>
            <w:sz w:val="44"/>
            <w:szCs w:val="44"/>
            <w:lang w:bidi="en-CA"/>
          </w:rPr>
          <w:t>R</w:t>
        </w:r>
        <w:r w:rsidR="00484D2C">
          <w:rPr>
            <w:sz w:val="44"/>
            <w:szCs w:val="44"/>
            <w:lang w:bidi="en-CA"/>
          </w:rPr>
          <w:t>ight to repair</w:t>
        </w:r>
        <w:del w:id="2" w:author="Author">
          <w:r w:rsidR="00255F07" w:rsidRPr="00EF042B" w:rsidDel="00484D2C">
            <w:rPr>
              <w:sz w:val="44"/>
              <w:szCs w:val="44"/>
              <w:lang w:bidi="en-CA"/>
            </w:rPr>
            <w:delText xml:space="preserve"> </w:delText>
          </w:r>
        </w:del>
      </w:ins>
      <w:del w:id="3" w:author="Author">
        <w:r w:rsidRPr="00EF042B" w:rsidDel="00484D2C">
          <w:rPr>
            <w:sz w:val="44"/>
            <w:szCs w:val="44"/>
            <w:lang w:bidi="en-CA"/>
          </w:rPr>
          <w:delText>of goods</w:delText>
        </w:r>
      </w:del>
    </w:p>
    <w:p w14:paraId="3D6D0A19" w14:textId="30D7D6AB" w:rsidR="00912C0D" w:rsidRPr="00465927" w:rsidRDefault="00912C0D" w:rsidP="00912C0D">
      <w:pPr>
        <w:pStyle w:val="BodyText"/>
        <w:jc w:val="right"/>
        <w:rPr>
          <w:lang w:val="en-CA"/>
        </w:rPr>
      </w:pPr>
      <w:r>
        <w:rPr>
          <w:lang w:val="en-CA" w:bidi="en-CA"/>
        </w:rPr>
        <w:t>Gaspard Petit, Laura Trépanier-Champagne</w:t>
      </w:r>
    </w:p>
    <w:p w14:paraId="69CFE44F" w14:textId="0DD089B9" w:rsidR="00455917" w:rsidRPr="00465927" w:rsidRDefault="00455917" w:rsidP="00766240">
      <w:pPr>
        <w:pStyle w:val="BodyText"/>
        <w:rPr>
          <w:lang w:val="en-CA"/>
        </w:rPr>
      </w:pPr>
      <w:r w:rsidRPr="00455917">
        <w:rPr>
          <w:lang w:val="en-CA" w:bidi="en-CA"/>
        </w:rPr>
        <w:t xml:space="preserve">On November 7, 2024, Bill C-244, </w:t>
      </w:r>
      <w:r w:rsidRPr="00455917">
        <w:rPr>
          <w:i/>
          <w:lang w:val="en-CA" w:bidi="en-CA"/>
        </w:rPr>
        <w:t>An Act to amend the Copyright Act (diagnosis, maintenance and repair)</w:t>
      </w:r>
      <w:r w:rsidRPr="00732302">
        <w:rPr>
          <w:rStyle w:val="FootnoteReference"/>
          <w:rFonts w:ascii="Aptos" w:eastAsia="Aptos" w:hAnsi="Aptos" w:cs="Aptos"/>
          <w:lang w:val="en-CA" w:bidi="en-CA"/>
        </w:rPr>
        <w:footnoteReference w:id="2"/>
      </w:r>
      <w:r w:rsidRPr="00455917">
        <w:rPr>
          <w:lang w:val="en-CA" w:bidi="en-CA"/>
        </w:rPr>
        <w:t xml:space="preserve"> received royal assent, adding a new exception to the provisions governing technological protection measures (TPM) in the </w:t>
      </w:r>
      <w:r w:rsidRPr="006E289C">
        <w:rPr>
          <w:i/>
          <w:iCs/>
          <w:lang w:val="en-CA" w:bidi="en-CA"/>
        </w:rPr>
        <w:t>Copyright Act</w:t>
      </w:r>
      <w:r w:rsidRPr="00455917">
        <w:rPr>
          <w:lang w:val="en-CA" w:bidi="en-CA"/>
        </w:rPr>
        <w:t xml:space="preserve"> (CA). This legislative amendment adds section 41.121 to the CA, making it legal to circumvent TPMs for product maintenance, repair and diagnosis.</w:t>
      </w:r>
    </w:p>
    <w:p w14:paraId="1159DF0F" w14:textId="77777777" w:rsidR="00302896" w:rsidRPr="00465927" w:rsidRDefault="00302896" w:rsidP="000B54FD">
      <w:pPr>
        <w:pStyle w:val="Heading2"/>
        <w:rPr>
          <w:lang w:val="en-CA"/>
        </w:rPr>
      </w:pPr>
      <w:r w:rsidRPr="001D4B26">
        <w:rPr>
          <w:lang w:val="en-CA" w:bidi="en-CA"/>
        </w:rPr>
        <w:t>What it means</w:t>
      </w:r>
    </w:p>
    <w:p w14:paraId="3FCEF69A" w14:textId="59491278" w:rsidR="00302896" w:rsidRPr="00465927" w:rsidRDefault="00D947AC" w:rsidP="001609AD">
      <w:pPr>
        <w:pStyle w:val="BodyText"/>
        <w:pBdr>
          <w:top w:val="single" w:sz="4" w:space="1" w:color="auto"/>
          <w:left w:val="single" w:sz="4" w:space="4" w:color="auto"/>
          <w:bottom w:val="single" w:sz="4" w:space="1" w:color="auto"/>
          <w:right w:val="single" w:sz="4" w:space="4" w:color="auto"/>
        </w:pBdr>
        <w:rPr>
          <w:lang w:val="en-CA"/>
        </w:rPr>
      </w:pPr>
      <w:r w:rsidRPr="00D947AC">
        <w:rPr>
          <w:lang w:val="en-CA" w:bidi="en-CA"/>
        </w:rPr>
        <w:t xml:space="preserve">The new section 41.121 </w:t>
      </w:r>
      <w:ins w:id="5" w:author="Author">
        <w:r w:rsidR="006B1640">
          <w:rPr>
            <w:lang w:val="en-CA" w:bidi="en-CA"/>
          </w:rPr>
          <w:t xml:space="preserve">is expected to have </w:t>
        </w:r>
      </w:ins>
      <w:del w:id="6" w:author="Author">
        <w:r w:rsidRPr="00D947AC" w:rsidDel="006B1640">
          <w:rPr>
            <w:lang w:val="en-CA" w:bidi="en-CA"/>
          </w:rPr>
          <w:delText xml:space="preserve">will have </w:delText>
        </w:r>
        <w:r w:rsidR="00821C7C" w:rsidDel="006B1640">
          <w:rPr>
            <w:lang w:val="en-CA" w:bidi="en-CA"/>
          </w:rPr>
          <w:delText xml:space="preserve">but </w:delText>
        </w:r>
      </w:del>
      <w:r w:rsidRPr="00D947AC">
        <w:rPr>
          <w:lang w:val="en-CA" w:bidi="en-CA"/>
        </w:rPr>
        <w:t xml:space="preserve">a limited impact on the Canadian repair market. </w:t>
      </w:r>
      <w:ins w:id="7" w:author="Author">
        <w:r w:rsidR="006D0911">
          <w:rPr>
            <w:lang w:val="en-CA" w:bidi="en-CA"/>
          </w:rPr>
          <w:t>A</w:t>
        </w:r>
        <w:r w:rsidR="006D0911" w:rsidRPr="00D947AC">
          <w:rPr>
            <w:lang w:val="en-CA" w:bidi="en-CA"/>
          </w:rPr>
          <w:t>lthough repairers can now circumvent TPMs to diagnose, maintain or repair a customer’s device</w:t>
        </w:r>
      </w:ins>
      <w:del w:id="8" w:author="Author">
        <w:r w:rsidRPr="00D947AC" w:rsidDel="00486629">
          <w:rPr>
            <w:lang w:val="en-CA" w:bidi="en-CA"/>
          </w:rPr>
          <w:delText>Despite the amendment to the CA</w:delText>
        </w:r>
      </w:del>
      <w:r w:rsidRPr="00D947AC">
        <w:rPr>
          <w:lang w:val="en-CA" w:bidi="en-CA"/>
        </w:rPr>
        <w:t>, it is still forbidden for repairers to use the services of a TPM circumvention specialist, and specialized circumvention equipment is still prohibited. Furthermore,</w:t>
      </w:r>
      <w:ins w:id="9" w:author="Author">
        <w:r w:rsidR="00F07F58">
          <w:rPr>
            <w:lang w:val="en-CA" w:bidi="en-CA"/>
          </w:rPr>
          <w:t xml:space="preserve"> the absence of</w:t>
        </w:r>
        <w:r w:rsidR="00F07F58" w:rsidRPr="00D947AC">
          <w:rPr>
            <w:lang w:val="en-CA" w:bidi="en-CA"/>
          </w:rPr>
          <w:t xml:space="preserve"> a fair dealing exception</w:t>
        </w:r>
        <w:r w:rsidR="00F07F58">
          <w:rPr>
            <w:lang w:val="en-CA" w:bidi="en-CA"/>
          </w:rPr>
          <w:t xml:space="preserve"> </w:t>
        </w:r>
        <w:r w:rsidR="0015514E">
          <w:rPr>
            <w:lang w:val="en-CA" w:bidi="en-CA"/>
          </w:rPr>
          <w:t>in this amendment poses ongoing</w:t>
        </w:r>
        <w:r w:rsidR="004B1152" w:rsidRPr="00D947AC">
          <w:rPr>
            <w:lang w:val="en-CA" w:bidi="en-CA"/>
          </w:rPr>
          <w:t xml:space="preserve"> risks of copyright infringement</w:t>
        </w:r>
      </w:ins>
      <w:del w:id="10" w:author="Author">
        <w:r w:rsidRPr="00D947AC" w:rsidDel="001028B1">
          <w:rPr>
            <w:lang w:val="en-CA" w:bidi="en-CA"/>
          </w:rPr>
          <w:delText xml:space="preserve"> although repairers can now circumvent TPMs to diagnose, maintain or repair a customer’s device, the risks of copyright infringement still exist</w:delText>
        </w:r>
        <w:r w:rsidR="001769EC" w:rsidDel="001028B1">
          <w:rPr>
            <w:lang w:val="en-CA" w:bidi="en-CA"/>
          </w:rPr>
          <w:delText>,</w:delText>
        </w:r>
        <w:r w:rsidRPr="00D947AC" w:rsidDel="001028B1">
          <w:rPr>
            <w:lang w:val="en-CA" w:bidi="en-CA"/>
          </w:rPr>
          <w:delText xml:space="preserve"> because the amendment fails to introduce a fair dealing exception</w:delText>
        </w:r>
      </w:del>
      <w:r w:rsidRPr="00D947AC">
        <w:rPr>
          <w:lang w:val="en-CA" w:bidi="en-CA"/>
        </w:rPr>
        <w:t xml:space="preserve"> for these purposes.</w:t>
      </w:r>
    </w:p>
    <w:p w14:paraId="29D2907C" w14:textId="2F830436" w:rsidR="007C323F" w:rsidRPr="00465927" w:rsidRDefault="00387E5C" w:rsidP="001609AD">
      <w:pPr>
        <w:pStyle w:val="BodyText"/>
        <w:pBdr>
          <w:top w:val="single" w:sz="4" w:space="1" w:color="auto"/>
          <w:left w:val="single" w:sz="4" w:space="4" w:color="auto"/>
          <w:bottom w:val="single" w:sz="4" w:space="1" w:color="auto"/>
          <w:right w:val="single" w:sz="4" w:space="4" w:color="auto"/>
        </w:pBdr>
        <w:rPr>
          <w:lang w:val="en-CA"/>
        </w:rPr>
      </w:pPr>
      <w:r w:rsidRPr="00387E5C">
        <w:rPr>
          <w:lang w:val="en-CA" w:bidi="en-CA"/>
        </w:rPr>
        <w:t xml:space="preserve">A number of questions </w:t>
      </w:r>
      <w:del w:id="11" w:author="Author">
        <w:r w:rsidRPr="00387E5C" w:rsidDel="00FD0DEE">
          <w:rPr>
            <w:lang w:val="en-CA" w:bidi="en-CA"/>
          </w:rPr>
          <w:delText xml:space="preserve">also </w:delText>
        </w:r>
      </w:del>
      <w:r w:rsidRPr="00387E5C">
        <w:rPr>
          <w:lang w:val="en-CA" w:bidi="en-CA"/>
        </w:rPr>
        <w:t>remain unanswered</w:t>
      </w:r>
      <w:r w:rsidR="001769EC">
        <w:rPr>
          <w:lang w:val="en-CA" w:bidi="en-CA"/>
        </w:rPr>
        <w:t xml:space="preserve">, </w:t>
      </w:r>
      <w:del w:id="12" w:author="Author">
        <w:r w:rsidR="001769EC" w:rsidDel="00504BA3">
          <w:rPr>
            <w:lang w:val="en-CA" w:bidi="en-CA"/>
          </w:rPr>
          <w:delText>such as</w:delText>
        </w:r>
        <w:r w:rsidRPr="00387E5C" w:rsidDel="00504BA3">
          <w:rPr>
            <w:lang w:val="en-CA" w:bidi="en-CA"/>
          </w:rPr>
          <w:delText xml:space="preserve">: What </w:delText>
        </w:r>
      </w:del>
      <w:ins w:id="13" w:author="Author">
        <w:r w:rsidR="00504BA3">
          <w:rPr>
            <w:lang w:val="en-CA" w:bidi="en-CA"/>
          </w:rPr>
          <w:t xml:space="preserve">including the </w:t>
        </w:r>
      </w:ins>
      <w:r w:rsidRPr="00387E5C">
        <w:rPr>
          <w:lang w:val="en-CA" w:bidi="en-CA"/>
        </w:rPr>
        <w:t xml:space="preserve">scope </w:t>
      </w:r>
      <w:del w:id="14" w:author="Author">
        <w:r w:rsidRPr="00387E5C" w:rsidDel="00504BA3">
          <w:rPr>
            <w:lang w:val="en-CA" w:bidi="en-CA"/>
          </w:rPr>
          <w:delText xml:space="preserve">will </w:delText>
        </w:r>
      </w:del>
      <w:r w:rsidRPr="00387E5C">
        <w:rPr>
          <w:lang w:val="en-CA" w:bidi="en-CA"/>
        </w:rPr>
        <w:t xml:space="preserve">the courts </w:t>
      </w:r>
      <w:ins w:id="15" w:author="Author">
        <w:r w:rsidR="00504BA3">
          <w:rPr>
            <w:lang w:val="en-CA" w:bidi="en-CA"/>
          </w:rPr>
          <w:t xml:space="preserve">will assign </w:t>
        </w:r>
      </w:ins>
      <w:del w:id="16" w:author="Author">
        <w:r w:rsidRPr="00387E5C" w:rsidDel="00504BA3">
          <w:rPr>
            <w:lang w:val="en-CA" w:bidi="en-CA"/>
          </w:rPr>
          <w:delText xml:space="preserve">give </w:delText>
        </w:r>
      </w:del>
      <w:r w:rsidRPr="00387E5C">
        <w:rPr>
          <w:lang w:val="en-CA" w:bidi="en-CA"/>
        </w:rPr>
        <w:t>to the terms “maintenance” and “repair</w:t>
      </w:r>
      <w:ins w:id="17" w:author="Author">
        <w:r w:rsidR="000C2C0F">
          <w:rPr>
            <w:lang w:val="en-CA" w:bidi="en-CA"/>
          </w:rPr>
          <w:t>.</w:t>
        </w:r>
      </w:ins>
      <w:r w:rsidRPr="00387E5C">
        <w:rPr>
          <w:lang w:val="en-CA" w:bidi="en-CA"/>
        </w:rPr>
        <w:t>”</w:t>
      </w:r>
      <w:del w:id="18" w:author="Author">
        <w:r w:rsidRPr="00387E5C" w:rsidDel="000C2C0F">
          <w:rPr>
            <w:lang w:val="en-CA" w:bidi="en-CA"/>
          </w:rPr>
          <w:delText>?</w:delText>
        </w:r>
      </w:del>
      <w:r w:rsidRPr="00387E5C">
        <w:rPr>
          <w:lang w:val="en-CA" w:bidi="en-CA"/>
        </w:rPr>
        <w:t xml:space="preserve"> Does </w:t>
      </w:r>
      <w:del w:id="19" w:author="Author">
        <w:r w:rsidRPr="00387E5C" w:rsidDel="000C2C0F">
          <w:rPr>
            <w:lang w:val="en-CA" w:bidi="en-CA"/>
          </w:rPr>
          <w:delText xml:space="preserve">the exception make it legal to </w:delText>
        </w:r>
      </w:del>
      <w:r w:rsidRPr="00387E5C">
        <w:rPr>
          <w:lang w:val="en-CA" w:bidi="en-CA"/>
        </w:rPr>
        <w:t>upgrad</w:t>
      </w:r>
      <w:ins w:id="20" w:author="Author">
        <w:r w:rsidR="000C2C0F">
          <w:rPr>
            <w:lang w:val="en-CA" w:bidi="en-CA"/>
          </w:rPr>
          <w:t>ing</w:t>
        </w:r>
      </w:ins>
      <w:del w:id="21" w:author="Author">
        <w:r w:rsidRPr="00387E5C" w:rsidDel="000C2C0F">
          <w:rPr>
            <w:lang w:val="en-CA" w:bidi="en-CA"/>
          </w:rPr>
          <w:delText>e</w:delText>
        </w:r>
      </w:del>
      <w:r w:rsidRPr="00387E5C">
        <w:rPr>
          <w:lang w:val="en-CA" w:bidi="en-CA"/>
        </w:rPr>
        <w:t xml:space="preserve"> a device </w:t>
      </w:r>
      <w:ins w:id="22" w:author="Author">
        <w:r w:rsidR="000C2C0F">
          <w:rPr>
            <w:lang w:val="en-CA" w:bidi="en-CA"/>
          </w:rPr>
          <w:t xml:space="preserve">with improved technology </w:t>
        </w:r>
      </w:ins>
      <w:del w:id="23" w:author="Author">
        <w:r w:rsidRPr="00387E5C" w:rsidDel="00502EE0">
          <w:rPr>
            <w:lang w:val="en-CA" w:bidi="en-CA"/>
          </w:rPr>
          <w:delText xml:space="preserve">to </w:delText>
        </w:r>
        <w:r w:rsidR="0065233E" w:rsidDel="00502EE0">
          <w:rPr>
            <w:lang w:val="en-CA" w:bidi="en-CA"/>
          </w:rPr>
          <w:delText xml:space="preserve">meet </w:delText>
        </w:r>
        <w:r w:rsidRPr="00387E5C" w:rsidDel="00502EE0">
          <w:rPr>
            <w:lang w:val="en-CA" w:bidi="en-CA"/>
          </w:rPr>
          <w:delText xml:space="preserve">new standards or repair it with </w:delText>
        </w:r>
        <w:r w:rsidR="0065233E" w:rsidDel="00502EE0">
          <w:rPr>
            <w:lang w:val="en-CA" w:bidi="en-CA"/>
          </w:rPr>
          <w:delText>more efficient</w:delText>
        </w:r>
        <w:r w:rsidRPr="00387E5C" w:rsidDel="00502EE0">
          <w:rPr>
            <w:lang w:val="en-CA" w:bidi="en-CA"/>
          </w:rPr>
          <w:delText xml:space="preserve"> parts</w:delText>
        </w:r>
      </w:del>
      <w:ins w:id="24" w:author="Author">
        <w:r w:rsidR="00502EE0">
          <w:rPr>
            <w:lang w:val="en-CA" w:bidi="en-CA"/>
          </w:rPr>
          <w:t>fall within the definition of maintenance</w:t>
        </w:r>
      </w:ins>
      <w:r w:rsidRPr="00387E5C">
        <w:rPr>
          <w:lang w:val="en-CA" w:bidi="en-CA"/>
        </w:rPr>
        <w:t xml:space="preserve">, or are repairers </w:t>
      </w:r>
      <w:ins w:id="25" w:author="Author">
        <w:r w:rsidR="00502EE0">
          <w:rPr>
            <w:lang w:val="en-CA" w:bidi="en-CA"/>
          </w:rPr>
          <w:t xml:space="preserve">restricted </w:t>
        </w:r>
      </w:ins>
      <w:del w:id="26" w:author="Author">
        <w:r w:rsidRPr="00387E5C" w:rsidDel="00502EE0">
          <w:rPr>
            <w:lang w:val="en-CA" w:bidi="en-CA"/>
          </w:rPr>
          <w:delText xml:space="preserve">only allowed </w:delText>
        </w:r>
      </w:del>
      <w:r w:rsidRPr="00387E5C">
        <w:rPr>
          <w:lang w:val="en-CA" w:bidi="en-CA"/>
        </w:rPr>
        <w:t>to servic</w:t>
      </w:r>
      <w:ins w:id="27" w:author="Author">
        <w:r w:rsidR="00502EE0">
          <w:rPr>
            <w:lang w:val="en-CA" w:bidi="en-CA"/>
          </w:rPr>
          <w:t>ing</w:t>
        </w:r>
      </w:ins>
      <w:del w:id="28" w:author="Author">
        <w:r w:rsidRPr="00387E5C" w:rsidDel="00502EE0">
          <w:rPr>
            <w:lang w:val="en-CA" w:bidi="en-CA"/>
          </w:rPr>
          <w:delText>e</w:delText>
        </w:r>
      </w:del>
      <w:r w:rsidRPr="00387E5C">
        <w:rPr>
          <w:lang w:val="en-CA" w:bidi="en-CA"/>
        </w:rPr>
        <w:t xml:space="preserve"> devices </w:t>
      </w:r>
      <w:ins w:id="29" w:author="Author">
        <w:r w:rsidR="002A1B93">
          <w:rPr>
            <w:lang w:val="en-CA" w:bidi="en-CA"/>
          </w:rPr>
          <w:t xml:space="preserve">according </w:t>
        </w:r>
      </w:ins>
      <w:r w:rsidRPr="00387E5C">
        <w:rPr>
          <w:lang w:val="en-CA" w:bidi="en-CA"/>
        </w:rPr>
        <w:t xml:space="preserve">to original specifications? </w:t>
      </w:r>
      <w:del w:id="30" w:author="Author">
        <w:r w:rsidRPr="00387E5C" w:rsidDel="002A1B93">
          <w:rPr>
            <w:lang w:val="en-CA" w:bidi="en-CA"/>
          </w:rPr>
          <w:delText>Consider, f</w:delText>
        </w:r>
      </w:del>
      <w:ins w:id="31" w:author="Author">
        <w:r w:rsidR="002A1B93">
          <w:rPr>
            <w:lang w:val="en-CA" w:bidi="en-CA"/>
          </w:rPr>
          <w:t>F</w:t>
        </w:r>
      </w:ins>
      <w:r w:rsidRPr="00387E5C">
        <w:rPr>
          <w:lang w:val="en-CA" w:bidi="en-CA"/>
        </w:rPr>
        <w:t xml:space="preserve">or example, </w:t>
      </w:r>
      <w:del w:id="32" w:author="Author">
        <w:r w:rsidRPr="00387E5C" w:rsidDel="00724997">
          <w:rPr>
            <w:lang w:val="en-CA" w:bidi="en-CA"/>
          </w:rPr>
          <w:delText xml:space="preserve">the case of </w:delText>
        </w:r>
      </w:del>
      <w:ins w:id="33" w:author="Author">
        <w:r w:rsidR="00724997">
          <w:rPr>
            <w:lang w:val="en-CA" w:bidi="en-CA"/>
          </w:rPr>
          <w:t xml:space="preserve">if </w:t>
        </w:r>
      </w:ins>
      <w:r w:rsidRPr="00387E5C">
        <w:rPr>
          <w:lang w:val="en-CA" w:bidi="en-CA"/>
        </w:rPr>
        <w:t xml:space="preserve">a connected device </w:t>
      </w:r>
      <w:del w:id="34" w:author="Author">
        <w:r w:rsidR="00140FFE" w:rsidDel="00724997">
          <w:rPr>
            <w:lang w:val="en-CA" w:bidi="en-CA"/>
          </w:rPr>
          <w:delText xml:space="preserve">that </w:delText>
        </w:r>
      </w:del>
      <w:r w:rsidR="00140FFE">
        <w:rPr>
          <w:lang w:val="en-CA" w:bidi="en-CA"/>
        </w:rPr>
        <w:t xml:space="preserve">becomes </w:t>
      </w:r>
      <w:r w:rsidRPr="00387E5C">
        <w:rPr>
          <w:lang w:val="en-CA" w:bidi="en-CA"/>
        </w:rPr>
        <w:t xml:space="preserve">obsolete </w:t>
      </w:r>
      <w:r w:rsidR="00140FFE">
        <w:rPr>
          <w:lang w:val="en-CA" w:bidi="en-CA"/>
        </w:rPr>
        <w:t xml:space="preserve">after </w:t>
      </w:r>
      <w:r w:rsidRPr="00387E5C">
        <w:rPr>
          <w:lang w:val="en-CA" w:bidi="en-CA"/>
        </w:rPr>
        <w:t>a new security standard</w:t>
      </w:r>
      <w:r w:rsidR="00140FFE">
        <w:rPr>
          <w:lang w:val="en-CA" w:bidi="en-CA"/>
        </w:rPr>
        <w:t xml:space="preserve"> is adopted</w:t>
      </w:r>
      <w:ins w:id="35" w:author="Author">
        <w:r w:rsidR="00724997">
          <w:rPr>
            <w:lang w:val="en-CA" w:bidi="en-CA"/>
          </w:rPr>
          <w:t xml:space="preserve">, would replacing </w:t>
        </w:r>
      </w:ins>
      <w:del w:id="36" w:author="Author">
        <w:r w:rsidRPr="00387E5C" w:rsidDel="00724997">
          <w:rPr>
            <w:lang w:val="en-CA" w:bidi="en-CA"/>
          </w:rPr>
          <w:delText xml:space="preserve">: Will updating </w:delText>
        </w:r>
      </w:del>
      <w:ins w:id="37" w:author="Author">
        <w:r w:rsidR="00724997">
          <w:rPr>
            <w:lang w:val="en-CA" w:bidi="en-CA"/>
          </w:rPr>
          <w:t xml:space="preserve">its software </w:t>
        </w:r>
      </w:ins>
      <w:del w:id="38" w:author="Author">
        <w:r w:rsidRPr="00387E5C" w:rsidDel="00724997">
          <w:rPr>
            <w:lang w:val="en-CA" w:bidi="en-CA"/>
          </w:rPr>
          <w:delText xml:space="preserve">it </w:delText>
        </w:r>
      </w:del>
      <w:r w:rsidRPr="00387E5C">
        <w:rPr>
          <w:lang w:val="en-CA" w:bidi="en-CA"/>
        </w:rPr>
        <w:t>constitute maintenance?</w:t>
      </w:r>
    </w:p>
    <w:p w14:paraId="54E286CA" w14:textId="263362EC" w:rsidR="00302896" w:rsidRPr="00465927" w:rsidRDefault="001E6443" w:rsidP="001609AD">
      <w:pPr>
        <w:pStyle w:val="BodyText"/>
        <w:pBdr>
          <w:top w:val="single" w:sz="4" w:space="1" w:color="auto"/>
          <w:left w:val="single" w:sz="4" w:space="4" w:color="auto"/>
          <w:bottom w:val="single" w:sz="4" w:space="1" w:color="auto"/>
          <w:right w:val="single" w:sz="4" w:space="4" w:color="auto"/>
        </w:pBdr>
        <w:rPr>
          <w:lang w:val="en-CA"/>
        </w:rPr>
      </w:pPr>
      <w:r w:rsidRPr="001E6443">
        <w:rPr>
          <w:lang w:val="en-CA" w:bidi="en-CA"/>
        </w:rPr>
        <w:t xml:space="preserve">In short, the adoption of Bill C-244 </w:t>
      </w:r>
      <w:r w:rsidR="00140FFE">
        <w:rPr>
          <w:lang w:val="en-CA" w:bidi="en-CA"/>
        </w:rPr>
        <w:t xml:space="preserve">represents but </w:t>
      </w:r>
      <w:r w:rsidRPr="001E6443">
        <w:rPr>
          <w:lang w:val="en-CA" w:bidi="en-CA"/>
        </w:rPr>
        <w:t xml:space="preserve">a </w:t>
      </w:r>
      <w:r w:rsidR="00140FFE">
        <w:rPr>
          <w:lang w:val="en-CA" w:bidi="en-CA"/>
        </w:rPr>
        <w:t xml:space="preserve">small </w:t>
      </w:r>
      <w:r w:rsidRPr="001E6443">
        <w:rPr>
          <w:lang w:val="en-CA" w:bidi="en-CA"/>
        </w:rPr>
        <w:t xml:space="preserve">step toward the right to repair goods, </w:t>
      </w:r>
      <w:r w:rsidR="007C4B16">
        <w:rPr>
          <w:lang w:val="en-CA" w:bidi="en-CA"/>
        </w:rPr>
        <w:t xml:space="preserve">and it </w:t>
      </w:r>
      <w:ins w:id="39" w:author="Author">
        <w:r w:rsidR="00850C7D">
          <w:rPr>
            <w:lang w:val="en-CA" w:bidi="en-CA"/>
          </w:rPr>
          <w:t xml:space="preserve">serves as a prime example of how </w:t>
        </w:r>
      </w:ins>
      <w:del w:id="40" w:author="Author">
        <w:r w:rsidR="007C4B16" w:rsidDel="00850C7D">
          <w:rPr>
            <w:lang w:val="en-CA" w:bidi="en-CA"/>
          </w:rPr>
          <w:delText xml:space="preserve">shows </w:delText>
        </w:r>
        <w:r w:rsidRPr="001E6443" w:rsidDel="00850C7D">
          <w:rPr>
            <w:lang w:val="en-CA" w:bidi="en-CA"/>
          </w:rPr>
          <w:delText xml:space="preserve">how </w:delText>
        </w:r>
        <w:r w:rsidRPr="001E6443" w:rsidDel="001F7FEE">
          <w:rPr>
            <w:lang w:val="en-CA" w:bidi="en-CA"/>
          </w:rPr>
          <w:delText xml:space="preserve">hard </w:delText>
        </w:r>
        <w:r w:rsidRPr="001E6443" w:rsidDel="0047026C">
          <w:rPr>
            <w:lang w:val="en-CA" w:bidi="en-CA"/>
          </w:rPr>
          <w:delText xml:space="preserve">it is to </w:delText>
        </w:r>
      </w:del>
      <w:r w:rsidRPr="001E6443">
        <w:rPr>
          <w:lang w:val="en-CA" w:bidi="en-CA"/>
        </w:rPr>
        <w:t>reconcil</w:t>
      </w:r>
      <w:ins w:id="41" w:author="Author">
        <w:r w:rsidR="0047026C">
          <w:rPr>
            <w:lang w:val="en-CA" w:bidi="en-CA"/>
          </w:rPr>
          <w:t>ing</w:t>
        </w:r>
      </w:ins>
      <w:del w:id="42" w:author="Author">
        <w:r w:rsidRPr="001E6443" w:rsidDel="0047026C">
          <w:rPr>
            <w:lang w:val="en-CA" w:bidi="en-CA"/>
          </w:rPr>
          <w:delText>e</w:delText>
        </w:r>
      </w:del>
      <w:r w:rsidRPr="001E6443">
        <w:rPr>
          <w:lang w:val="en-CA" w:bidi="en-CA"/>
        </w:rPr>
        <w:t xml:space="preserve"> </w:t>
      </w:r>
      <w:del w:id="43" w:author="Author">
        <w:r w:rsidR="00BF26EF" w:rsidDel="001F7FEE">
          <w:rPr>
            <w:lang w:val="en-CA" w:bidi="en-CA"/>
          </w:rPr>
          <w:delText xml:space="preserve">the </w:delText>
        </w:r>
      </w:del>
      <w:r w:rsidRPr="001E6443">
        <w:rPr>
          <w:lang w:val="en-CA" w:bidi="en-CA"/>
        </w:rPr>
        <w:t xml:space="preserve">property rights </w:t>
      </w:r>
      <w:del w:id="44" w:author="Author">
        <w:r w:rsidR="00BF26EF" w:rsidDel="00850C7D">
          <w:rPr>
            <w:lang w:val="en-CA" w:bidi="en-CA"/>
          </w:rPr>
          <w:delText xml:space="preserve">that apply to goods </w:delText>
        </w:r>
      </w:del>
      <w:r w:rsidRPr="001E6443">
        <w:rPr>
          <w:lang w:val="en-CA" w:bidi="en-CA"/>
        </w:rPr>
        <w:t>with intellectual property rights</w:t>
      </w:r>
      <w:ins w:id="45" w:author="Author">
        <w:r w:rsidR="00850C7D">
          <w:rPr>
            <w:lang w:val="en-CA" w:bidi="en-CA"/>
          </w:rPr>
          <w:t xml:space="preserve"> can be challenging</w:t>
        </w:r>
      </w:ins>
      <w:r w:rsidRPr="001E6443">
        <w:rPr>
          <w:lang w:val="en-CA" w:bidi="en-CA"/>
        </w:rPr>
        <w:t>.</w:t>
      </w:r>
    </w:p>
    <w:p w14:paraId="43414FCE" w14:textId="554BF6D2" w:rsidR="003C42F5" w:rsidRPr="00465927" w:rsidRDefault="003C42F5" w:rsidP="000B54FD">
      <w:pPr>
        <w:pStyle w:val="Heading2"/>
        <w:rPr>
          <w:lang w:val="en-CA"/>
        </w:rPr>
      </w:pPr>
      <w:r w:rsidRPr="00E273A2">
        <w:rPr>
          <w:lang w:val="en-CA" w:bidi="en-CA"/>
        </w:rPr>
        <w:t>Amendments made by C-244</w:t>
      </w:r>
    </w:p>
    <w:p w14:paraId="1814CE58" w14:textId="70620506" w:rsidR="0092384F" w:rsidRPr="00465927" w:rsidRDefault="00EB7F23" w:rsidP="00440801">
      <w:pPr>
        <w:pStyle w:val="BodyText"/>
        <w:rPr>
          <w:lang w:val="en-CA"/>
        </w:rPr>
      </w:pPr>
      <w:r w:rsidRPr="00440801">
        <w:rPr>
          <w:lang w:val="en-CA" w:bidi="en-CA"/>
        </w:rPr>
        <w:t>Section 41.121, as introduced by C-244, has three paragraphs:</w:t>
      </w:r>
    </w:p>
    <w:p w14:paraId="0328EA6D"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color w:val="000000" w:themeColor="text1"/>
          <w:lang w:val="en-CA"/>
        </w:rPr>
      </w:pPr>
      <w:r w:rsidRPr="00732302">
        <w:rPr>
          <w:rFonts w:ascii="Aptos" w:eastAsia="Aptos" w:hAnsi="Aptos" w:cs="Arial"/>
          <w:b/>
          <w:color w:val="000000" w:themeColor="text1"/>
          <w:lang w:val="en-CA" w:bidi="en-CA"/>
        </w:rPr>
        <w:lastRenderedPageBreak/>
        <w:t>Diagnosis, maintenance and repair</w:t>
      </w:r>
    </w:p>
    <w:p w14:paraId="53B60EF8"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41.121 (1) Paragraph 41.1(1)(a) does not apply to a person who circumvents a technological protection measure for the sole purpose of maintaining or repairing a product, including any related diagnosing, if the work, performer’s performance fixed in a sound recording or sound recording to which the technological protection measure controls access forms a part of the product.</w:t>
      </w:r>
    </w:p>
    <w:p w14:paraId="0A6922D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For greater certainty</w:t>
      </w:r>
    </w:p>
    <w:p w14:paraId="7E6ADF1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(2) For greater certainty, subsection (1) applies to a person who circumvents a technological protection measure in the circumstances referred to in that subsection for another person.</w:t>
      </w:r>
    </w:p>
    <w:p w14:paraId="64FE0DCF"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Non-application</w:t>
      </w:r>
    </w:p>
    <w:p w14:paraId="3B55FEF4" w14:textId="0E72E612" w:rsidR="00B848FC"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color w:val="000000" w:themeColor="text1"/>
          <w:lang w:val="en-CA"/>
        </w:rPr>
      </w:pPr>
      <w:r w:rsidRPr="00732302">
        <w:rPr>
          <w:rFonts w:ascii="Aptos" w:eastAsia="Aptos" w:hAnsi="Aptos" w:cs="Arial"/>
          <w:color w:val="000000" w:themeColor="text1"/>
          <w:lang w:val="en-CA" w:bidi="en-CA"/>
        </w:rPr>
        <w:t>(3) A person acting in the circumstances referred to in subsection (1) is not entitled to benefit from the exception under that subsection if the person does an act that constitutes an infringement of copyright.</w:t>
      </w:r>
    </w:p>
    <w:p w14:paraId="29B81E07" w14:textId="2B68A8E4" w:rsidR="00242AC8" w:rsidRPr="00465927" w:rsidRDefault="00140FFE" w:rsidP="00B7294C">
      <w:pPr>
        <w:pStyle w:val="BodyText"/>
        <w:rPr>
          <w:lang w:val="en-CA"/>
        </w:rPr>
      </w:pPr>
      <w:r>
        <w:rPr>
          <w:lang w:val="en-CA" w:bidi="en-CA"/>
        </w:rPr>
        <w:t>U</w:t>
      </w:r>
      <w:r w:rsidR="00242AC8" w:rsidRPr="00242AC8">
        <w:rPr>
          <w:lang w:val="en-CA" w:bidi="en-CA"/>
        </w:rPr>
        <w:t>nder the new section, the protection afforded to TPMs is set aside for maintenance and repair purposes, includ</w:t>
      </w:r>
      <w:r>
        <w:rPr>
          <w:lang w:val="en-CA" w:bidi="en-CA"/>
        </w:rPr>
        <w:t>ing the</w:t>
      </w:r>
      <w:r w:rsidR="00242AC8" w:rsidRPr="00242AC8">
        <w:rPr>
          <w:lang w:val="en-CA" w:bidi="en-CA"/>
        </w:rPr>
        <w:t xml:space="preserve"> related diagnosing. Subsection 41.121(2) adds that the exception also applies to a person, such as a professional repairer, who repairs a product for another person. Subsection 41.121(3) further adds that the exception applies only to situations where there is no copyright infringement; for example, copyright infringement would be a person circumventing TPMs to repair a product, but taking advantage of the situation to make an illicit copy of a computer program.</w:t>
      </w:r>
    </w:p>
    <w:p w14:paraId="4ABD663C" w14:textId="6E3F6898" w:rsidR="006C4538" w:rsidRPr="00465927" w:rsidRDefault="00910DB5" w:rsidP="00B7294C">
      <w:pPr>
        <w:pStyle w:val="BodyText"/>
        <w:rPr>
          <w:lang w:val="en-CA"/>
        </w:rPr>
      </w:pPr>
      <w:r>
        <w:rPr>
          <w:lang w:val="en-CA" w:bidi="en-CA"/>
        </w:rPr>
        <w:t>Bill C-244 reintroduced certain provisions of Bill C-272</w:t>
      </w:r>
      <w:r w:rsidR="00EF6967">
        <w:rPr>
          <w:lang w:val="en-CA" w:bidi="en-CA"/>
        </w:rPr>
        <w:t>,</w:t>
      </w:r>
      <w:r w:rsidR="001D63B4" w:rsidRPr="00732302">
        <w:rPr>
          <w:rStyle w:val="FootnoteReference"/>
          <w:rFonts w:ascii="Aptos" w:eastAsia="Aptos" w:hAnsi="Aptos" w:cs="Aptos"/>
          <w:lang w:val="en-CA" w:bidi="en-CA"/>
        </w:rPr>
        <w:footnoteReference w:id="3"/>
      </w:r>
      <w:r>
        <w:rPr>
          <w:lang w:val="en-CA" w:bidi="en-CA"/>
        </w:rPr>
        <w:t xml:space="preserve"> which had been tabled in September 2020 but abandoned after the 2021 federal election. However, unlike the original text, the amendment </w:t>
      </w:r>
      <w:r w:rsidR="00140FFE">
        <w:rPr>
          <w:lang w:val="en-CA" w:bidi="en-CA"/>
        </w:rPr>
        <w:t>passed</w:t>
      </w:r>
      <w:r>
        <w:rPr>
          <w:lang w:val="en-CA" w:bidi="en-CA"/>
        </w:rPr>
        <w:t xml:space="preserve"> on November 7, 2024, does not allow a person to manufacture, import or distribute TPM-circumvention devices to be used to perform repairs. It is rather limited to making the act of circumvention itself legal. </w:t>
      </w:r>
    </w:p>
    <w:p w14:paraId="65A8FD87" w14:textId="2ABF7323" w:rsidR="00E434DC" w:rsidRPr="00465927" w:rsidRDefault="00E434DC" w:rsidP="000B54FD">
      <w:pPr>
        <w:pStyle w:val="Heading2"/>
        <w:rPr>
          <w:lang w:val="en-CA"/>
        </w:rPr>
      </w:pPr>
      <w:r w:rsidRPr="000B54FD">
        <w:rPr>
          <w:lang w:val="en-CA" w:bidi="en-CA"/>
        </w:rPr>
        <w:t>Origin of the problem</w:t>
      </w:r>
    </w:p>
    <w:p w14:paraId="26004ADB" w14:textId="21CB5996" w:rsidR="001D63B4" w:rsidRPr="00465927" w:rsidRDefault="006157F8" w:rsidP="00B7294C">
      <w:pPr>
        <w:pStyle w:val="BodyText"/>
        <w:rPr>
          <w:lang w:val="en-CA"/>
        </w:rPr>
      </w:pPr>
      <w:del w:id="47" w:author="Author">
        <w:r w:rsidDel="009C6782">
          <w:rPr>
            <w:lang w:val="en-CA" w:bidi="en-CA"/>
          </w:rPr>
          <w:delText xml:space="preserve">Looking back, we remember that </w:delText>
        </w:r>
      </w:del>
      <w:r>
        <w:rPr>
          <w:lang w:val="en-CA" w:bidi="en-CA"/>
        </w:rPr>
        <w:t xml:space="preserve">Bill C-272 was </w:t>
      </w:r>
      <w:ins w:id="48" w:author="Author">
        <w:r w:rsidR="00C07CA5">
          <w:rPr>
            <w:lang w:val="en-CA" w:bidi="en-CA"/>
          </w:rPr>
          <w:t xml:space="preserve">partly </w:t>
        </w:r>
        <w:r w:rsidR="00EE0FBD">
          <w:rPr>
            <w:lang w:val="en-CA" w:bidi="en-CA"/>
          </w:rPr>
          <w:t xml:space="preserve">introduced </w:t>
        </w:r>
      </w:ins>
      <w:del w:id="49" w:author="Author">
        <w:r w:rsidDel="00EE0FBD">
          <w:rPr>
            <w:lang w:val="en-CA" w:bidi="en-CA"/>
          </w:rPr>
          <w:delText xml:space="preserve">a </w:delText>
        </w:r>
        <w:r w:rsidR="00D00286" w:rsidDel="00EE0FBD">
          <w:rPr>
            <w:lang w:val="en-CA" w:bidi="en-CA"/>
          </w:rPr>
          <w:delText>reaction</w:delText>
        </w:r>
        <w:r w:rsidDel="00EE0FBD">
          <w:rPr>
            <w:lang w:val="en-CA" w:bidi="en-CA"/>
          </w:rPr>
          <w:delText xml:space="preserve"> </w:delText>
        </w:r>
        <w:r w:rsidR="002C37B6" w:rsidDel="00EE0FBD">
          <w:rPr>
            <w:lang w:val="en-CA" w:bidi="en-CA"/>
          </w:rPr>
          <w:delText xml:space="preserve">of sorts </w:delText>
        </w:r>
      </w:del>
      <w:ins w:id="50" w:author="Author">
        <w:r w:rsidR="00EE0FBD">
          <w:rPr>
            <w:lang w:val="en-CA" w:bidi="en-CA"/>
          </w:rPr>
          <w:t xml:space="preserve">in response </w:t>
        </w:r>
      </w:ins>
      <w:r>
        <w:rPr>
          <w:lang w:val="en-CA" w:bidi="en-CA"/>
        </w:rPr>
        <w:t>to</w:t>
      </w:r>
      <w:r w:rsidR="007E2F0E">
        <w:rPr>
          <w:lang w:val="en-CA" w:bidi="en-CA"/>
        </w:rPr>
        <w:t xml:space="preserve"> the decision in</w:t>
      </w:r>
      <w:r>
        <w:rPr>
          <w:lang w:val="en-CA" w:bidi="en-CA"/>
        </w:rPr>
        <w:t xml:space="preserve"> </w:t>
      </w:r>
      <w:r>
        <w:rPr>
          <w:i/>
          <w:lang w:val="en-CA" w:bidi="en-CA"/>
        </w:rPr>
        <w:t>Nintendo of America Inc. v. King</w:t>
      </w:r>
      <w:r>
        <w:rPr>
          <w:lang w:val="en-CA" w:bidi="en-CA"/>
        </w:rPr>
        <w:t>,</w:t>
      </w:r>
      <w:r w:rsidR="001D63B4" w:rsidRPr="007C4B16">
        <w:rPr>
          <w:rStyle w:val="FootnoteReference"/>
          <w:rFonts w:ascii="Aptos" w:eastAsia="Aptos" w:hAnsi="Aptos" w:cs="Aptos"/>
          <w:iCs/>
          <w:lang w:val="en-CA" w:bidi="en-CA"/>
        </w:rPr>
        <w:footnoteReference w:id="4"/>
      </w:r>
      <w:r>
        <w:rPr>
          <w:lang w:val="en-CA" w:bidi="en-CA"/>
        </w:rPr>
        <w:t xml:space="preserve"> which had considerably dampened the TPM-containing-device repair industry. In that case, the Federal Court </w:t>
      </w:r>
      <w:del w:id="52" w:author="Author">
        <w:r w:rsidDel="001A2570">
          <w:rPr>
            <w:lang w:val="en-CA" w:bidi="en-CA"/>
          </w:rPr>
          <w:delText xml:space="preserve">had </w:delText>
        </w:r>
      </w:del>
      <w:r>
        <w:rPr>
          <w:lang w:val="en-CA" w:bidi="en-CA"/>
        </w:rPr>
        <w:lastRenderedPageBreak/>
        <w:t xml:space="preserve">awarded Nintendo of America Inc. $11.7 million in statutory damages </w:t>
      </w:r>
      <w:del w:id="53" w:author="Author">
        <w:r w:rsidDel="00B66BDF">
          <w:rPr>
            <w:lang w:val="en-CA" w:bidi="en-CA"/>
          </w:rPr>
          <w:delText>after its</w:delText>
        </w:r>
      </w:del>
      <w:ins w:id="54" w:author="Author">
        <w:r w:rsidR="00B66BDF">
          <w:rPr>
            <w:lang w:val="en-CA" w:bidi="en-CA"/>
          </w:rPr>
          <w:t>following the circumvention of its</w:t>
        </w:r>
      </w:ins>
      <w:r>
        <w:rPr>
          <w:lang w:val="en-CA" w:bidi="en-CA"/>
        </w:rPr>
        <w:t xml:space="preserve"> TPMs</w:t>
      </w:r>
      <w:del w:id="55" w:author="Author">
        <w:r w:rsidDel="00B66BDF">
          <w:rPr>
            <w:lang w:val="en-CA" w:bidi="en-CA"/>
          </w:rPr>
          <w:delText xml:space="preserve"> had been circumvented</w:delText>
        </w:r>
      </w:del>
      <w:ins w:id="56" w:author="Author">
        <w:r w:rsidR="00B66BDF">
          <w:rPr>
            <w:lang w:val="en-CA" w:bidi="en-CA"/>
          </w:rPr>
          <w:t>,</w:t>
        </w:r>
      </w:ins>
      <w:del w:id="57" w:author="Author">
        <w:r w:rsidDel="00B66BDF">
          <w:rPr>
            <w:lang w:val="en-CA" w:bidi="en-CA"/>
          </w:rPr>
          <w:delText>;</w:delText>
        </w:r>
      </w:del>
      <w:r>
        <w:rPr>
          <w:lang w:val="en-CA" w:bidi="en-CA"/>
        </w:rPr>
        <w:t xml:space="preserve"> </w:t>
      </w:r>
      <w:del w:id="58" w:author="Author">
        <w:r w:rsidDel="00B66BDF">
          <w:rPr>
            <w:lang w:val="en-CA" w:bidi="en-CA"/>
          </w:rPr>
          <w:delText>that is,</w:delText>
        </w:r>
      </w:del>
      <w:ins w:id="59" w:author="Author">
        <w:r w:rsidR="00B66BDF">
          <w:rPr>
            <w:lang w:val="en-CA" w:bidi="en-CA"/>
          </w:rPr>
          <w:t>with</w:t>
        </w:r>
      </w:ins>
      <w:r>
        <w:rPr>
          <w:lang w:val="en-CA" w:bidi="en-CA"/>
        </w:rPr>
        <w:t xml:space="preserve"> $20,000 </w:t>
      </w:r>
      <w:ins w:id="60" w:author="Author">
        <w:r w:rsidR="00B66BDF">
          <w:rPr>
            <w:lang w:val="en-CA" w:bidi="en-CA"/>
          </w:rPr>
          <w:t xml:space="preserve">awarded </w:t>
        </w:r>
      </w:ins>
      <w:r>
        <w:rPr>
          <w:lang w:val="en-CA" w:bidi="en-CA"/>
        </w:rPr>
        <w:t xml:space="preserve">for each of </w:t>
      </w:r>
      <w:del w:id="61" w:author="Author">
        <w:r w:rsidDel="004D118B">
          <w:rPr>
            <w:lang w:val="en-CA" w:bidi="en-CA"/>
          </w:rPr>
          <w:delText xml:space="preserve">its </w:delText>
        </w:r>
      </w:del>
      <w:ins w:id="62" w:author="Author">
        <w:r w:rsidR="004D118B">
          <w:rPr>
            <w:lang w:val="en-CA" w:bidi="en-CA"/>
          </w:rPr>
          <w:t xml:space="preserve">the </w:t>
        </w:r>
      </w:ins>
      <w:r>
        <w:rPr>
          <w:lang w:val="en-CA" w:bidi="en-CA"/>
        </w:rPr>
        <w:t xml:space="preserve">585 affected games, </w:t>
      </w:r>
      <w:del w:id="63" w:author="Author">
        <w:r w:rsidDel="004D118B">
          <w:rPr>
            <w:lang w:val="en-CA" w:bidi="en-CA"/>
          </w:rPr>
          <w:delText xml:space="preserve">plus </w:delText>
        </w:r>
      </w:del>
      <w:ins w:id="64" w:author="Author">
        <w:r w:rsidR="004D118B">
          <w:rPr>
            <w:lang w:val="en-CA" w:bidi="en-CA"/>
          </w:rPr>
          <w:t xml:space="preserve">and </w:t>
        </w:r>
      </w:ins>
      <w:r>
        <w:rPr>
          <w:lang w:val="en-CA" w:bidi="en-CA"/>
        </w:rPr>
        <w:t>an additional $1 million in punitive damages.</w:t>
      </w:r>
    </w:p>
    <w:p w14:paraId="63E6036D" w14:textId="0E541D0F" w:rsidR="000C5C69" w:rsidRPr="00465927" w:rsidRDefault="00D23764" w:rsidP="00B7294C">
      <w:pPr>
        <w:pStyle w:val="BodyText"/>
        <w:rPr>
          <w:lang w:val="en-CA"/>
        </w:rPr>
      </w:pPr>
      <w:ins w:id="65" w:author="Author">
        <w:r w:rsidRPr="00D23764">
          <w:rPr>
            <w:lang w:val="en-CA" w:bidi="en-CA"/>
          </w:rPr>
          <w:t>Technological Protection Measures (TPMs)</w:t>
        </w:r>
      </w:ins>
      <w:del w:id="66" w:author="Author">
        <w:r w:rsidR="00950B6C" w:rsidRPr="00950B6C" w:rsidDel="00D23764">
          <w:rPr>
            <w:lang w:val="en-CA" w:bidi="en-CA"/>
          </w:rPr>
          <w:delText>TPMs</w:delText>
        </w:r>
      </w:del>
      <w:r w:rsidR="00950B6C" w:rsidRPr="00950B6C">
        <w:rPr>
          <w:lang w:val="en-CA" w:bidi="en-CA"/>
        </w:rPr>
        <w:t xml:space="preserve">, also known as digital locks or digital rights management (DRM) technologies, are </w:t>
      </w:r>
      <w:del w:id="67" w:author="Author">
        <w:r w:rsidR="00950B6C" w:rsidRPr="00950B6C" w:rsidDel="00592965">
          <w:rPr>
            <w:lang w:val="en-CA" w:bidi="en-CA"/>
          </w:rPr>
          <w:delText xml:space="preserve">devices </w:delText>
        </w:r>
      </w:del>
      <w:ins w:id="68" w:author="Author">
        <w:r w:rsidR="00592965">
          <w:rPr>
            <w:lang w:val="en-CA" w:bidi="en-CA"/>
          </w:rPr>
          <w:t>mechanism</w:t>
        </w:r>
        <w:r w:rsidR="00464B4C">
          <w:rPr>
            <w:lang w:val="en-CA" w:bidi="en-CA"/>
          </w:rPr>
          <w:t>s</w:t>
        </w:r>
        <w:r w:rsidR="00592965">
          <w:rPr>
            <w:lang w:val="en-CA" w:bidi="en-CA"/>
          </w:rPr>
          <w:t xml:space="preserve"> </w:t>
        </w:r>
      </w:ins>
      <w:del w:id="69" w:author="Author">
        <w:r w:rsidR="00950B6C" w:rsidRPr="00950B6C" w:rsidDel="00592965">
          <w:rPr>
            <w:lang w:val="en-CA" w:bidi="en-CA"/>
          </w:rPr>
          <w:delText xml:space="preserve">or technologies </w:delText>
        </w:r>
      </w:del>
      <w:r w:rsidR="00950B6C" w:rsidRPr="00950B6C">
        <w:rPr>
          <w:lang w:val="en-CA" w:bidi="en-CA"/>
        </w:rPr>
        <w:t xml:space="preserve">used to </w:t>
      </w:r>
      <w:del w:id="70" w:author="Author">
        <w:r w:rsidR="00950B6C" w:rsidRPr="00950B6C" w:rsidDel="00592965">
          <w:rPr>
            <w:lang w:val="en-CA" w:bidi="en-CA"/>
          </w:rPr>
          <w:delText xml:space="preserve">protect </w:delText>
        </w:r>
      </w:del>
      <w:ins w:id="71" w:author="Author">
        <w:r w:rsidR="00592965">
          <w:rPr>
            <w:lang w:val="en-CA" w:bidi="en-CA"/>
          </w:rPr>
          <w:t xml:space="preserve">safeguard </w:t>
        </w:r>
      </w:ins>
      <w:r w:rsidR="00950B6C" w:rsidRPr="00950B6C">
        <w:rPr>
          <w:lang w:val="en-CA" w:bidi="en-CA"/>
        </w:rPr>
        <w:t xml:space="preserve">copyrights and sensitive information in the digital </w:t>
      </w:r>
      <w:del w:id="72" w:author="Author">
        <w:r w:rsidR="00950B6C" w:rsidRPr="00950B6C" w:rsidDel="000141D4">
          <w:rPr>
            <w:lang w:val="en-CA" w:bidi="en-CA"/>
          </w:rPr>
          <w:delText>realm</w:delText>
        </w:r>
      </w:del>
      <w:ins w:id="73" w:author="Author">
        <w:r w:rsidR="000141D4">
          <w:rPr>
            <w:lang w:val="en-CA" w:bidi="en-CA"/>
          </w:rPr>
          <w:t>domain</w:t>
        </w:r>
      </w:ins>
      <w:r w:rsidR="00950B6C" w:rsidRPr="00950B6C">
        <w:rPr>
          <w:lang w:val="en-CA" w:bidi="en-CA"/>
        </w:rPr>
        <w:t xml:space="preserve">. They </w:t>
      </w:r>
      <w:ins w:id="74" w:author="Author">
        <w:r w:rsidR="000141D4">
          <w:rPr>
            <w:lang w:val="en-CA" w:bidi="en-CA"/>
          </w:rPr>
          <w:t xml:space="preserve">regulate </w:t>
        </w:r>
      </w:ins>
      <w:del w:id="75" w:author="Author">
        <w:r w:rsidR="00950B6C" w:rsidRPr="00950B6C" w:rsidDel="00845AFD">
          <w:rPr>
            <w:lang w:val="en-CA" w:bidi="en-CA"/>
          </w:rPr>
          <w:delText xml:space="preserve">are generally used to control the </w:delText>
        </w:r>
      </w:del>
      <w:r w:rsidR="00950B6C" w:rsidRPr="00950B6C">
        <w:rPr>
          <w:lang w:val="en-CA" w:bidi="en-CA"/>
        </w:rPr>
        <w:t>access to or the copying, alteration and redistribution of digital content</w:t>
      </w:r>
      <w:r w:rsidR="00D00286">
        <w:rPr>
          <w:lang w:val="en-CA" w:bidi="en-CA"/>
        </w:rPr>
        <w:t>,</w:t>
      </w:r>
      <w:r w:rsidR="00950B6C" w:rsidRPr="00950B6C">
        <w:rPr>
          <w:lang w:val="en-CA" w:bidi="en-CA"/>
        </w:rPr>
        <w:t xml:space="preserve"> such as audio and video files, software and e-books. TPMs </w:t>
      </w:r>
      <w:del w:id="76" w:author="Author">
        <w:r w:rsidR="00950B6C" w:rsidRPr="00950B6C" w:rsidDel="003D07FE">
          <w:rPr>
            <w:lang w:val="en-CA" w:bidi="en-CA"/>
          </w:rPr>
          <w:delText>come in a variety</w:delText>
        </w:r>
      </w:del>
      <w:ins w:id="77" w:author="Author">
        <w:r w:rsidR="003D07FE">
          <w:rPr>
            <w:lang w:val="en-CA" w:bidi="en-CA"/>
          </w:rPr>
          <w:t>can take various</w:t>
        </w:r>
      </w:ins>
      <w:del w:id="78" w:author="Author">
        <w:r w:rsidR="00950B6C" w:rsidRPr="00950B6C" w:rsidDel="003D07FE">
          <w:rPr>
            <w:lang w:val="en-CA" w:bidi="en-CA"/>
          </w:rPr>
          <w:delText xml:space="preserve"> of</w:delText>
        </w:r>
      </w:del>
      <w:r w:rsidR="00950B6C" w:rsidRPr="00950B6C">
        <w:rPr>
          <w:lang w:val="en-CA" w:bidi="en-CA"/>
        </w:rPr>
        <w:t xml:space="preserve"> forms, including access codes, passwords, encryption keys, watermarks, digital signatures, encryption methods</w:t>
      </w:r>
      <w:ins w:id="79" w:author="Author">
        <w:r w:rsidR="0026571E">
          <w:rPr>
            <w:lang w:val="en-CA" w:bidi="en-CA"/>
          </w:rPr>
          <w:t xml:space="preserve">, </w:t>
        </w:r>
      </w:ins>
      <w:del w:id="80" w:author="Author">
        <w:r w:rsidR="00950B6C" w:rsidRPr="00950B6C" w:rsidDel="0026571E">
          <w:rPr>
            <w:lang w:val="en-CA" w:bidi="en-CA"/>
          </w:rPr>
          <w:delText xml:space="preserve"> </w:delText>
        </w:r>
      </w:del>
      <w:r w:rsidR="00950B6C" w:rsidRPr="00950B6C">
        <w:rPr>
          <w:lang w:val="en-CA" w:bidi="en-CA"/>
        </w:rPr>
        <w:t xml:space="preserve">and integrated hardware-based protections. </w:t>
      </w:r>
      <w:del w:id="81" w:author="Author">
        <w:r w:rsidR="00950B6C" w:rsidRPr="00950B6C" w:rsidDel="0026571E">
          <w:rPr>
            <w:lang w:val="en-CA" w:bidi="en-CA"/>
          </w:rPr>
          <w:delText xml:space="preserve">They </w:delText>
        </w:r>
        <w:r w:rsidR="00884FDF" w:rsidDel="0026571E">
          <w:rPr>
            <w:lang w:val="en-CA" w:bidi="en-CA"/>
          </w:rPr>
          <w:delText xml:space="preserve">can be </w:delText>
        </w:r>
      </w:del>
      <w:ins w:id="82" w:author="Author">
        <w:r w:rsidR="0026571E">
          <w:rPr>
            <w:lang w:val="en-CA" w:bidi="en-CA"/>
          </w:rPr>
          <w:t xml:space="preserve">These measures may be </w:t>
        </w:r>
      </w:ins>
      <w:r w:rsidR="00950B6C" w:rsidRPr="00950B6C">
        <w:rPr>
          <w:lang w:val="en-CA" w:bidi="en-CA"/>
        </w:rPr>
        <w:t>embedded in the files themselves, or in the devices that read, store or distribute them. DVD encryption and video game cartridge protections are well-known examples.</w:t>
      </w:r>
    </w:p>
    <w:p w14:paraId="73908B82" w14:textId="6B6F0FAE" w:rsidR="00FE599D" w:rsidRPr="00465927" w:rsidRDefault="00884FDF" w:rsidP="00B7294C">
      <w:pPr>
        <w:pStyle w:val="BodyText"/>
        <w:rPr>
          <w:rFonts w:ascii="Aptos" w:hAnsi="Aptos"/>
          <w:i/>
          <w:lang w:val="en-CA"/>
        </w:rPr>
      </w:pPr>
      <w:r>
        <w:rPr>
          <w:lang w:val="en-CA" w:bidi="en-CA"/>
        </w:rPr>
        <w:t>The</w:t>
      </w:r>
      <w:r w:rsidR="00F913C5" w:rsidRPr="00F913C5">
        <w:rPr>
          <w:lang w:val="en-CA" w:bidi="en-CA"/>
        </w:rPr>
        <w:t xml:space="preserve"> World Intellectual Property Organization (WIPO)</w:t>
      </w:r>
      <w:r>
        <w:rPr>
          <w:lang w:val="en-CA" w:bidi="en-CA"/>
        </w:rPr>
        <w:t xml:space="preserve"> first proposed a framework for protecting TPMs</w:t>
      </w:r>
      <w:ins w:id="83" w:author="Author">
        <w:r w:rsidR="00BB4023">
          <w:rPr>
            <w:lang w:val="en-CA" w:bidi="en-CA"/>
          </w:rPr>
          <w:t xml:space="preserve"> in 1996</w:t>
        </w:r>
      </w:ins>
      <w:r>
        <w:rPr>
          <w:lang w:val="en-CA" w:bidi="en-CA"/>
        </w:rPr>
        <w:t xml:space="preserve">, </w:t>
      </w:r>
      <w:del w:id="84" w:author="Author">
        <w:r w:rsidDel="00DC021E">
          <w:rPr>
            <w:lang w:val="en-CA" w:bidi="en-CA"/>
          </w:rPr>
          <w:delText>fearing</w:delText>
        </w:r>
        <w:r w:rsidR="00F913C5" w:rsidRPr="00F913C5" w:rsidDel="00DC021E">
          <w:rPr>
            <w:lang w:val="en-CA" w:bidi="en-CA"/>
          </w:rPr>
          <w:delText xml:space="preserve"> </w:delText>
        </w:r>
      </w:del>
      <w:ins w:id="85" w:author="Author">
        <w:r w:rsidR="00DC021E">
          <w:rPr>
            <w:lang w:val="en-CA" w:bidi="en-CA"/>
          </w:rPr>
          <w:t>anticipating</w:t>
        </w:r>
        <w:r w:rsidR="00DC021E" w:rsidRPr="00F913C5">
          <w:rPr>
            <w:lang w:val="en-CA" w:bidi="en-CA"/>
          </w:rPr>
          <w:t xml:space="preserve"> </w:t>
        </w:r>
      </w:ins>
      <w:r w:rsidR="00F913C5" w:rsidRPr="00F913C5">
        <w:rPr>
          <w:lang w:val="en-CA" w:bidi="en-CA"/>
        </w:rPr>
        <w:t xml:space="preserve">that </w:t>
      </w:r>
      <w:r>
        <w:rPr>
          <w:lang w:val="en-CA" w:bidi="en-CA"/>
        </w:rPr>
        <w:t>increased</w:t>
      </w:r>
      <w:r w:rsidR="00F913C5" w:rsidRPr="00F913C5">
        <w:rPr>
          <w:lang w:val="en-CA" w:bidi="en-CA"/>
        </w:rPr>
        <w:t xml:space="preserve"> internet </w:t>
      </w:r>
      <w:del w:id="86" w:author="Author">
        <w:r w:rsidDel="00CD0BAF">
          <w:rPr>
            <w:lang w:val="en-CA" w:bidi="en-CA"/>
          </w:rPr>
          <w:delText xml:space="preserve">use </w:delText>
        </w:r>
      </w:del>
      <w:ins w:id="87" w:author="Author">
        <w:r w:rsidR="00CD0BAF">
          <w:rPr>
            <w:lang w:val="en-CA" w:bidi="en-CA"/>
          </w:rPr>
          <w:t xml:space="preserve">usage </w:t>
        </w:r>
      </w:ins>
      <w:del w:id="88" w:author="Author">
        <w:r w:rsidDel="00CD0BAF">
          <w:rPr>
            <w:lang w:val="en-CA" w:bidi="en-CA"/>
          </w:rPr>
          <w:delText>could</w:delText>
        </w:r>
        <w:r w:rsidR="00F913C5" w:rsidRPr="00F913C5" w:rsidDel="00CD0BAF">
          <w:rPr>
            <w:lang w:val="en-CA" w:bidi="en-CA"/>
          </w:rPr>
          <w:delText xml:space="preserve"> </w:delText>
        </w:r>
      </w:del>
      <w:ins w:id="89" w:author="Author">
        <w:r w:rsidR="00CD0BAF">
          <w:rPr>
            <w:lang w:val="en-CA" w:bidi="en-CA"/>
          </w:rPr>
          <w:t xml:space="preserve">might escalate </w:t>
        </w:r>
      </w:ins>
      <w:del w:id="90" w:author="Author">
        <w:r w:rsidR="00F913C5" w:rsidRPr="00F913C5" w:rsidDel="00CD0BAF">
          <w:rPr>
            <w:lang w:val="en-CA" w:bidi="en-CA"/>
          </w:rPr>
          <w:delText xml:space="preserve">lead to a sharp </w:delText>
        </w:r>
        <w:r w:rsidDel="00CD0BAF">
          <w:rPr>
            <w:lang w:val="en-CA" w:bidi="en-CA"/>
          </w:rPr>
          <w:delText>rise</w:delText>
        </w:r>
        <w:r w:rsidR="00F913C5" w:rsidRPr="00F913C5" w:rsidDel="00CD0BAF">
          <w:rPr>
            <w:lang w:val="en-CA" w:bidi="en-CA"/>
          </w:rPr>
          <w:delText xml:space="preserve"> in </w:delText>
        </w:r>
      </w:del>
      <w:r w:rsidR="00F913C5" w:rsidRPr="00F913C5">
        <w:rPr>
          <w:lang w:val="en-CA" w:bidi="en-CA"/>
        </w:rPr>
        <w:t>copyright infringement.</w:t>
      </w:r>
      <w:r w:rsidR="00C824A6" w:rsidRPr="0016358D">
        <w:rPr>
          <w:rStyle w:val="FootnoteReference"/>
          <w:rFonts w:ascii="Aptos" w:eastAsia="Aptos" w:hAnsi="Aptos" w:cs="Aptos"/>
          <w:iCs/>
          <w:lang w:val="en-CA" w:bidi="en-CA"/>
        </w:rPr>
        <w:footnoteReference w:id="5"/>
      </w:r>
      <w:r w:rsidR="00F913C5" w:rsidRPr="00F913C5">
        <w:rPr>
          <w:lang w:val="en-CA" w:bidi="en-CA"/>
        </w:rPr>
        <w:t xml:space="preserve"> In 1999, the United States ratified the framework </w:t>
      </w:r>
      <w:r>
        <w:rPr>
          <w:lang w:val="en-CA" w:bidi="en-CA"/>
        </w:rPr>
        <w:t>by passing</w:t>
      </w:r>
      <w:r w:rsidR="00F913C5" w:rsidRPr="00F913C5">
        <w:rPr>
          <w:lang w:val="en-CA" w:bidi="en-CA"/>
        </w:rPr>
        <w:t xml:space="preserve"> the </w:t>
      </w:r>
      <w:r w:rsidR="00F913C5" w:rsidRPr="00F913C5">
        <w:rPr>
          <w:i/>
          <w:lang w:val="en-CA" w:bidi="en-CA"/>
        </w:rPr>
        <w:t>Digital Millennium Copyright Act</w:t>
      </w:r>
      <w:r w:rsidR="00F913C5" w:rsidRPr="00F913C5">
        <w:rPr>
          <w:lang w:val="en-CA" w:bidi="en-CA"/>
        </w:rPr>
        <w:t xml:space="preserve"> (DMCA), </w:t>
      </w:r>
      <w:del w:id="92" w:author="Author">
        <w:r w:rsidR="00F913C5" w:rsidRPr="00F913C5" w:rsidDel="004044EC">
          <w:rPr>
            <w:lang w:val="en-CA" w:bidi="en-CA"/>
          </w:rPr>
          <w:delText xml:space="preserve">with </w:delText>
        </w:r>
      </w:del>
      <w:ins w:id="93" w:author="Author">
        <w:r w:rsidR="004044EC">
          <w:rPr>
            <w:lang w:val="en-CA" w:bidi="en-CA"/>
          </w:rPr>
          <w:t>followed by</w:t>
        </w:r>
        <w:r w:rsidR="004044EC" w:rsidRPr="00F913C5">
          <w:rPr>
            <w:lang w:val="en-CA" w:bidi="en-CA"/>
          </w:rPr>
          <w:t xml:space="preserve"> </w:t>
        </w:r>
      </w:ins>
      <w:r w:rsidR="00F913C5" w:rsidRPr="00F913C5">
        <w:rPr>
          <w:lang w:val="en-CA" w:bidi="en-CA"/>
        </w:rPr>
        <w:t>Canada</w:t>
      </w:r>
      <w:ins w:id="94" w:author="Author">
        <w:r w:rsidR="004044EC">
          <w:rPr>
            <w:lang w:val="en-CA" w:bidi="en-CA"/>
          </w:rPr>
          <w:t xml:space="preserve">’s enactment of the </w:t>
        </w:r>
      </w:ins>
      <w:del w:id="95" w:author="Author">
        <w:r w:rsidR="00F913C5" w:rsidRPr="00F913C5" w:rsidDel="004044EC">
          <w:rPr>
            <w:lang w:val="en-CA" w:bidi="en-CA"/>
          </w:rPr>
          <w:delText xml:space="preserve"> following suit in 2014 with the entry into force of the </w:delText>
        </w:r>
      </w:del>
      <w:r w:rsidR="00F913C5" w:rsidRPr="00F913C5">
        <w:rPr>
          <w:i/>
          <w:lang w:val="en-CA" w:bidi="en-CA"/>
        </w:rPr>
        <w:t>Copyright Modernization Act</w:t>
      </w:r>
      <w:del w:id="96" w:author="Author">
        <w:r w:rsidDel="006807E1">
          <w:rPr>
            <w:i/>
            <w:lang w:val="en-CA" w:bidi="en-CA"/>
          </w:rPr>
          <w:delText>.</w:delText>
        </w:r>
      </w:del>
      <w:r w:rsidR="00A21E2D" w:rsidRPr="0016358D">
        <w:rPr>
          <w:rStyle w:val="FootnoteReference"/>
          <w:rFonts w:ascii="Aptos" w:eastAsia="Aptos" w:hAnsi="Aptos" w:cs="Aptos"/>
          <w:iCs/>
          <w:lang w:val="en-CA" w:bidi="en-CA"/>
        </w:rPr>
        <w:footnoteReference w:id="6"/>
      </w:r>
      <w:ins w:id="99" w:author="Author">
        <w:r w:rsidR="006807E1" w:rsidRPr="006807E1">
          <w:rPr>
            <w:lang w:val="en-CA" w:bidi="en-CA"/>
          </w:rPr>
          <w:t xml:space="preserve"> </w:t>
        </w:r>
        <w:r w:rsidR="006807E1" w:rsidRPr="00F913C5">
          <w:rPr>
            <w:lang w:val="en-CA" w:bidi="en-CA"/>
          </w:rPr>
          <w:t>in 2014</w:t>
        </w:r>
        <w:r w:rsidR="006807E1">
          <w:rPr>
            <w:lang w:val="en-CA" w:bidi="en-CA"/>
          </w:rPr>
          <w:t>.</w:t>
        </w:r>
      </w:ins>
      <w:r w:rsidR="00F913C5" w:rsidRPr="00F913C5">
        <w:rPr>
          <w:lang w:val="en-CA" w:bidi="en-CA"/>
        </w:rPr>
        <w:t xml:space="preserve"> </w:t>
      </w:r>
      <w:del w:id="100" w:author="Author">
        <w:r w:rsidR="00F913C5" w:rsidRPr="00F913C5" w:rsidDel="006807E1">
          <w:rPr>
            <w:lang w:val="en-CA" w:bidi="en-CA"/>
          </w:rPr>
          <w:delText>Th</w:delText>
        </w:r>
        <w:r w:rsidR="00C4460C" w:rsidDel="006807E1">
          <w:rPr>
            <w:lang w:val="en-CA" w:bidi="en-CA"/>
          </w:rPr>
          <w:delText>e</w:delText>
        </w:r>
        <w:r w:rsidR="00F913C5" w:rsidRPr="00F913C5" w:rsidDel="006807E1">
          <w:rPr>
            <w:lang w:val="en-CA" w:bidi="en-CA"/>
          </w:rPr>
          <w:delText xml:space="preserve"> </w:delText>
        </w:r>
      </w:del>
      <w:ins w:id="101" w:author="Author">
        <w:r w:rsidR="006807E1">
          <w:rPr>
            <w:lang w:val="en-CA" w:bidi="en-CA"/>
          </w:rPr>
          <w:t>This</w:t>
        </w:r>
        <w:r w:rsidR="006807E1" w:rsidRPr="00F913C5">
          <w:rPr>
            <w:lang w:val="en-CA" w:bidi="en-CA"/>
          </w:rPr>
          <w:t xml:space="preserve"> </w:t>
        </w:r>
      </w:ins>
      <w:r w:rsidR="00F913C5" w:rsidRPr="00F913C5">
        <w:rPr>
          <w:lang w:val="en-CA" w:bidi="en-CA"/>
        </w:rPr>
        <w:t xml:space="preserve">legislative amendment </w:t>
      </w:r>
      <w:del w:id="102" w:author="Author">
        <w:r w:rsidR="00F913C5" w:rsidRPr="00F913C5" w:rsidDel="00523787">
          <w:rPr>
            <w:lang w:val="en-CA" w:bidi="en-CA"/>
          </w:rPr>
          <w:delText xml:space="preserve">added </w:delText>
        </w:r>
      </w:del>
      <w:ins w:id="103" w:author="Author">
        <w:r w:rsidR="00523787">
          <w:rPr>
            <w:lang w:val="en-CA" w:bidi="en-CA"/>
          </w:rPr>
          <w:t xml:space="preserve">introduced </w:t>
        </w:r>
      </w:ins>
      <w:r w:rsidR="00F913C5" w:rsidRPr="00F913C5">
        <w:rPr>
          <w:lang w:val="en-CA" w:bidi="en-CA"/>
        </w:rPr>
        <w:t xml:space="preserve">section 41.1 and </w:t>
      </w:r>
      <w:ins w:id="104" w:author="Author">
        <w:r w:rsidR="00523787">
          <w:rPr>
            <w:lang w:val="en-CA" w:bidi="en-CA"/>
          </w:rPr>
          <w:t xml:space="preserve">related provisions </w:t>
        </w:r>
      </w:ins>
      <w:del w:id="105" w:author="Author">
        <w:r w:rsidR="00F913C5" w:rsidRPr="00F913C5" w:rsidDel="00523787">
          <w:rPr>
            <w:lang w:val="en-CA" w:bidi="en-CA"/>
          </w:rPr>
          <w:delText xml:space="preserve">others </w:delText>
        </w:r>
      </w:del>
      <w:r w:rsidR="00F913C5" w:rsidRPr="00F913C5">
        <w:rPr>
          <w:lang w:val="en-CA" w:bidi="en-CA"/>
        </w:rPr>
        <w:t xml:space="preserve">to the </w:t>
      </w:r>
      <w:ins w:id="106" w:author="Author">
        <w:r w:rsidR="001D3D31">
          <w:rPr>
            <w:lang w:val="en-CA" w:bidi="en-CA"/>
          </w:rPr>
          <w:t>Copyright Act (</w:t>
        </w:r>
      </w:ins>
      <w:r w:rsidR="00F913C5" w:rsidRPr="00F913C5">
        <w:rPr>
          <w:lang w:val="en-CA" w:bidi="en-CA"/>
        </w:rPr>
        <w:t>CA</w:t>
      </w:r>
      <w:ins w:id="107" w:author="Author">
        <w:r w:rsidR="001D3D31">
          <w:rPr>
            <w:lang w:val="en-CA" w:bidi="en-CA"/>
          </w:rPr>
          <w:t>)</w:t>
        </w:r>
      </w:ins>
      <w:r w:rsidR="00F913C5" w:rsidRPr="00F913C5">
        <w:rPr>
          <w:lang w:val="en-CA" w:bidi="en-CA"/>
        </w:rPr>
        <w:t xml:space="preserve">, </w:t>
      </w:r>
      <w:del w:id="108" w:author="Author">
        <w:r w:rsidR="00F913C5" w:rsidRPr="00F913C5" w:rsidDel="00305529">
          <w:rPr>
            <w:lang w:val="en-CA" w:bidi="en-CA"/>
          </w:rPr>
          <w:delText xml:space="preserve">which </w:delText>
        </w:r>
        <w:r w:rsidR="00795D88" w:rsidDel="00305529">
          <w:rPr>
            <w:lang w:val="en-CA" w:bidi="en-CA"/>
          </w:rPr>
          <w:delText xml:space="preserve">has </w:delText>
        </w:r>
      </w:del>
      <w:r w:rsidR="00F913C5" w:rsidRPr="00F913C5">
        <w:rPr>
          <w:lang w:val="en-CA" w:bidi="en-CA"/>
        </w:rPr>
        <w:t>prohibit</w:t>
      </w:r>
      <w:ins w:id="109" w:author="Author">
        <w:r w:rsidR="00305529">
          <w:rPr>
            <w:lang w:val="en-CA" w:bidi="en-CA"/>
          </w:rPr>
          <w:t>ing</w:t>
        </w:r>
      </w:ins>
      <w:del w:id="110" w:author="Author">
        <w:r w:rsidR="00F913C5" w:rsidRPr="00F913C5" w:rsidDel="00305529">
          <w:rPr>
            <w:lang w:val="en-CA" w:bidi="en-CA"/>
          </w:rPr>
          <w:delText>ed</w:delText>
        </w:r>
      </w:del>
      <w:r w:rsidR="00F913C5" w:rsidRPr="00F913C5">
        <w:rPr>
          <w:lang w:val="en-CA" w:bidi="en-CA"/>
        </w:rPr>
        <w:t xml:space="preserve"> the circumvention of TPMs</w:t>
      </w:r>
      <w:del w:id="111" w:author="Author">
        <w:r w:rsidR="00C4460C" w:rsidDel="00305529">
          <w:rPr>
            <w:lang w:val="en-CA" w:bidi="en-CA"/>
          </w:rPr>
          <w:delText xml:space="preserve"> ever since</w:delText>
        </w:r>
      </w:del>
      <w:r w:rsidR="00F913C5" w:rsidRPr="00F913C5">
        <w:rPr>
          <w:lang w:val="en-CA" w:bidi="en-CA"/>
        </w:rPr>
        <w:t xml:space="preserve">. Today, TPMs are </w:t>
      </w:r>
      <w:ins w:id="112" w:author="Author">
        <w:r w:rsidR="00B55386">
          <w:rPr>
            <w:lang w:val="en-CA" w:bidi="en-CA"/>
          </w:rPr>
          <w:t xml:space="preserve">ubiquitous, appearing </w:t>
        </w:r>
      </w:ins>
      <w:del w:id="113" w:author="Author">
        <w:r w:rsidR="00F913C5" w:rsidRPr="00F913C5" w:rsidDel="00B55386">
          <w:rPr>
            <w:lang w:val="en-CA" w:bidi="en-CA"/>
          </w:rPr>
          <w:delText xml:space="preserve">found </w:delText>
        </w:r>
      </w:del>
      <w:r w:rsidR="00F913C5" w:rsidRPr="00F913C5">
        <w:rPr>
          <w:lang w:val="en-CA" w:bidi="en-CA"/>
        </w:rPr>
        <w:t xml:space="preserve">in cars, tractors, medical implants, printer cartridges, game consoles, </w:t>
      </w:r>
      <w:ins w:id="114" w:author="Author">
        <w:r w:rsidR="008A3DA4">
          <w:rPr>
            <w:lang w:val="en-CA" w:bidi="en-CA"/>
          </w:rPr>
          <w:t xml:space="preserve">and </w:t>
        </w:r>
      </w:ins>
      <w:del w:id="115" w:author="Author">
        <w:r w:rsidR="00F913C5" w:rsidRPr="00F913C5" w:rsidDel="008A3DA4">
          <w:rPr>
            <w:lang w:val="en-CA" w:bidi="en-CA"/>
          </w:rPr>
          <w:delText xml:space="preserve">small </w:delText>
        </w:r>
      </w:del>
      <w:ins w:id="116" w:author="Author">
        <w:r w:rsidR="008A3DA4">
          <w:rPr>
            <w:lang w:val="en-CA" w:bidi="en-CA"/>
          </w:rPr>
          <w:t xml:space="preserve">various </w:t>
        </w:r>
      </w:ins>
      <w:r w:rsidR="00F913C5" w:rsidRPr="00F913C5">
        <w:rPr>
          <w:lang w:val="en-CA" w:bidi="en-CA"/>
        </w:rPr>
        <w:t>electronic devices</w:t>
      </w:r>
      <w:del w:id="117" w:author="Author">
        <w:r w:rsidR="00F913C5" w:rsidRPr="00F913C5" w:rsidDel="008A3DA4">
          <w:rPr>
            <w:lang w:val="en-CA" w:bidi="en-CA"/>
          </w:rPr>
          <w:delText xml:space="preserve"> and many other objects</w:delText>
        </w:r>
      </w:del>
      <w:r w:rsidR="00F913C5" w:rsidRPr="00F913C5">
        <w:rPr>
          <w:lang w:val="en-CA" w:bidi="en-CA"/>
        </w:rPr>
        <w:t xml:space="preserve">. The </w:t>
      </w:r>
      <w:del w:id="118" w:author="Author">
        <w:r w:rsidR="00F913C5" w:rsidRPr="00F913C5" w:rsidDel="00973217">
          <w:rPr>
            <w:lang w:val="en-CA" w:bidi="en-CA"/>
          </w:rPr>
          <w:delText xml:space="preserve">award of </w:delText>
        </w:r>
      </w:del>
      <w:r w:rsidR="00F913C5" w:rsidRPr="00F913C5">
        <w:rPr>
          <w:lang w:val="en-CA" w:bidi="en-CA"/>
        </w:rPr>
        <w:t xml:space="preserve">$11.7 million </w:t>
      </w:r>
      <w:ins w:id="119" w:author="Author">
        <w:r w:rsidR="00973217">
          <w:rPr>
            <w:lang w:val="en-CA" w:bidi="en-CA"/>
          </w:rPr>
          <w:t xml:space="preserve">award </w:t>
        </w:r>
      </w:ins>
      <w:r w:rsidR="00F913C5" w:rsidRPr="00F913C5">
        <w:rPr>
          <w:lang w:val="en-CA" w:bidi="en-CA"/>
        </w:rPr>
        <w:t xml:space="preserve">to Nintendo of America Inc. </w:t>
      </w:r>
      <w:ins w:id="120" w:author="Author">
        <w:r w:rsidR="00973217">
          <w:rPr>
            <w:lang w:val="en-CA" w:bidi="en-CA"/>
          </w:rPr>
          <w:t xml:space="preserve">pursuant to </w:t>
        </w:r>
      </w:ins>
      <w:del w:id="121" w:author="Author">
        <w:r w:rsidR="00F913C5" w:rsidRPr="00F913C5" w:rsidDel="00973217">
          <w:rPr>
            <w:lang w:val="en-CA" w:bidi="en-CA"/>
          </w:rPr>
          <w:delText xml:space="preserve">based on </w:delText>
        </w:r>
      </w:del>
      <w:r w:rsidR="00F913C5" w:rsidRPr="00F913C5">
        <w:rPr>
          <w:lang w:val="en-CA" w:bidi="en-CA"/>
        </w:rPr>
        <w:t xml:space="preserve">this provision had </w:t>
      </w:r>
      <w:r w:rsidR="00BD3A51">
        <w:rPr>
          <w:lang w:val="en-CA" w:bidi="en-CA"/>
        </w:rPr>
        <w:t>a chilling</w:t>
      </w:r>
      <w:r w:rsidR="00F913C5" w:rsidRPr="00F913C5">
        <w:rPr>
          <w:lang w:val="en-CA" w:bidi="en-CA"/>
        </w:rPr>
        <w:t xml:space="preserve"> effect on the repair industry</w:t>
      </w:r>
      <w:r w:rsidR="00176049" w:rsidRPr="00103C06">
        <w:rPr>
          <w:rFonts w:ascii="Aptos" w:eastAsia="Aptos" w:hAnsi="Aptos" w:cs="Aptos"/>
          <w:lang w:val="en-CA" w:bidi="en-CA"/>
        </w:rPr>
        <w:t>.</w:t>
      </w:r>
      <w:r w:rsidR="008061CD" w:rsidRPr="00732302">
        <w:rPr>
          <w:rStyle w:val="FootnoteReference"/>
          <w:rFonts w:ascii="Aptos" w:eastAsia="Times New Roman" w:hAnsi="Aptos" w:cs="Times New Roman"/>
          <w:color w:val="000000" w:themeColor="text1"/>
          <w:lang w:val="en-CA" w:bidi="en-CA"/>
        </w:rPr>
        <w:footnoteReference w:id="7"/>
      </w:r>
      <w:r w:rsidR="00176049" w:rsidRPr="00103C06">
        <w:rPr>
          <w:rFonts w:ascii="Aptos" w:eastAsia="Aptos" w:hAnsi="Aptos" w:cs="Aptos"/>
          <w:lang w:val="en-CA" w:bidi="en-CA"/>
        </w:rPr>
        <w:t xml:space="preserve"> </w:t>
      </w:r>
      <w:r w:rsidR="00F913C5" w:rsidRPr="00F913C5">
        <w:rPr>
          <w:lang w:val="en-CA" w:bidi="en-CA"/>
        </w:rPr>
        <w:t xml:space="preserve">In response to the </w:t>
      </w:r>
      <w:del w:id="123" w:author="Author">
        <w:r w:rsidR="00F913C5" w:rsidRPr="00F913C5" w:rsidDel="00841E2B">
          <w:rPr>
            <w:lang w:val="en-CA" w:bidi="en-CA"/>
          </w:rPr>
          <w:delText xml:space="preserve">decision in </w:delText>
        </w:r>
      </w:del>
      <w:r w:rsidR="00F913C5" w:rsidRPr="00F913C5">
        <w:rPr>
          <w:lang w:val="en-CA" w:bidi="en-CA"/>
        </w:rPr>
        <w:t>Nintendo</w:t>
      </w:r>
      <w:ins w:id="124" w:author="Author">
        <w:r w:rsidR="00841E2B">
          <w:rPr>
            <w:lang w:val="en-CA" w:bidi="en-CA"/>
          </w:rPr>
          <w:t xml:space="preserve"> </w:t>
        </w:r>
        <w:r w:rsidR="00841E2B" w:rsidRPr="00F913C5">
          <w:rPr>
            <w:lang w:val="en-CA" w:bidi="en-CA"/>
          </w:rPr>
          <w:t>decision</w:t>
        </w:r>
      </w:ins>
      <w:r w:rsidR="00F913C5" w:rsidRPr="00F913C5">
        <w:rPr>
          <w:lang w:val="en-CA" w:bidi="en-CA"/>
        </w:rPr>
        <w:t xml:space="preserve">, Bill C-272 proposed </w:t>
      </w:r>
      <w:del w:id="125" w:author="Author">
        <w:r w:rsidR="00F913C5" w:rsidRPr="00F913C5" w:rsidDel="00646136">
          <w:rPr>
            <w:lang w:val="en-CA" w:bidi="en-CA"/>
          </w:rPr>
          <w:delText xml:space="preserve">an </w:delText>
        </w:r>
      </w:del>
      <w:r w:rsidR="00F913C5" w:rsidRPr="00F913C5">
        <w:rPr>
          <w:lang w:val="en-CA" w:bidi="en-CA"/>
        </w:rPr>
        <w:t>exception</w:t>
      </w:r>
      <w:ins w:id="126" w:author="Author">
        <w:r w:rsidR="00646136">
          <w:rPr>
            <w:lang w:val="en-CA" w:bidi="en-CA"/>
          </w:rPr>
          <w:t>s</w:t>
        </w:r>
      </w:ins>
      <w:r w:rsidR="00F913C5" w:rsidRPr="00F913C5">
        <w:rPr>
          <w:lang w:val="en-CA" w:bidi="en-CA"/>
        </w:rPr>
        <w:t xml:space="preserve"> to the prohibition on circumventing TPMs </w:t>
      </w:r>
      <w:del w:id="127" w:author="Author">
        <w:r w:rsidR="00F913C5" w:rsidRPr="00F913C5" w:rsidDel="00646136">
          <w:rPr>
            <w:lang w:val="en-CA" w:bidi="en-CA"/>
          </w:rPr>
          <w:delText xml:space="preserve">to perform </w:delText>
        </w:r>
      </w:del>
      <w:ins w:id="128" w:author="Author">
        <w:r w:rsidR="00646136">
          <w:rPr>
            <w:lang w:val="en-CA" w:bidi="en-CA"/>
          </w:rPr>
          <w:t xml:space="preserve">for </w:t>
        </w:r>
      </w:ins>
      <w:r w:rsidR="00F913C5" w:rsidRPr="00F913C5">
        <w:rPr>
          <w:lang w:val="en-CA" w:bidi="en-CA"/>
        </w:rPr>
        <w:t>diagnos</w:t>
      </w:r>
      <w:ins w:id="129" w:author="Author">
        <w:r w:rsidR="00BC1252">
          <w:rPr>
            <w:lang w:val="en-CA" w:bidi="en-CA"/>
          </w:rPr>
          <w:t>i</w:t>
        </w:r>
      </w:ins>
      <w:del w:id="130" w:author="Author">
        <w:r w:rsidR="00F913C5" w:rsidRPr="00F913C5" w:rsidDel="00BC1252">
          <w:rPr>
            <w:lang w:val="en-CA" w:bidi="en-CA"/>
          </w:rPr>
          <w:delText>e</w:delText>
        </w:r>
      </w:del>
      <w:r w:rsidR="00F913C5" w:rsidRPr="00F913C5">
        <w:rPr>
          <w:lang w:val="en-CA" w:bidi="en-CA"/>
        </w:rPr>
        <w:t>s, maintenance</w:t>
      </w:r>
      <w:ins w:id="131" w:author="Author">
        <w:r w:rsidR="005D6726">
          <w:rPr>
            <w:lang w:val="en-CA" w:bidi="en-CA"/>
          </w:rPr>
          <w:t xml:space="preserve">, </w:t>
        </w:r>
      </w:ins>
      <w:del w:id="132" w:author="Author">
        <w:r w:rsidR="00F913C5" w:rsidRPr="00F913C5" w:rsidDel="005D6726">
          <w:rPr>
            <w:lang w:val="en-CA" w:bidi="en-CA"/>
          </w:rPr>
          <w:delText xml:space="preserve"> </w:delText>
        </w:r>
      </w:del>
      <w:r w:rsidR="00F913C5" w:rsidRPr="00F913C5">
        <w:rPr>
          <w:lang w:val="en-CA" w:bidi="en-CA"/>
        </w:rPr>
        <w:t>and repair</w:t>
      </w:r>
      <w:ins w:id="133" w:author="Author">
        <w:r w:rsidR="00BC1252">
          <w:rPr>
            <w:lang w:val="en-CA" w:bidi="en-CA"/>
          </w:rPr>
          <w:t xml:space="preserve"> activities, as specified in </w:t>
        </w:r>
      </w:ins>
      <w:del w:id="134" w:author="Author">
        <w:r w:rsidR="00F913C5" w:rsidRPr="00F913C5" w:rsidDel="00BC1252">
          <w:rPr>
            <w:lang w:val="en-CA" w:bidi="en-CA"/>
          </w:rPr>
          <w:delText>s (referring to the prohibition in</w:delText>
        </w:r>
      </w:del>
      <w:r w:rsidR="00F913C5" w:rsidRPr="00F913C5">
        <w:rPr>
          <w:lang w:val="en-CA" w:bidi="en-CA"/>
        </w:rPr>
        <w:t xml:space="preserve"> paragraph 41.1(1)(a) of the CA</w:t>
      </w:r>
      <w:del w:id="135" w:author="Author">
        <w:r w:rsidR="00F913C5" w:rsidRPr="00F913C5" w:rsidDel="00BC1252">
          <w:rPr>
            <w:lang w:val="en-CA" w:bidi="en-CA"/>
          </w:rPr>
          <w:delText>),</w:delText>
        </w:r>
      </w:del>
      <w:ins w:id="136" w:author="Author">
        <w:r w:rsidR="00BC1252">
          <w:rPr>
            <w:lang w:val="en-CA" w:bidi="en-CA"/>
          </w:rPr>
          <w:t xml:space="preserve">. It also included </w:t>
        </w:r>
      </w:ins>
      <w:del w:id="137" w:author="Author">
        <w:r w:rsidR="00F913C5" w:rsidRPr="00F913C5" w:rsidDel="00BC1252">
          <w:rPr>
            <w:lang w:val="en-CA" w:bidi="en-CA"/>
          </w:rPr>
          <w:delText xml:space="preserve"> as well as </w:delText>
        </w:r>
      </w:del>
      <w:r w:rsidR="00F913C5" w:rsidRPr="00F913C5">
        <w:rPr>
          <w:lang w:val="en-CA" w:bidi="en-CA"/>
        </w:rPr>
        <w:t xml:space="preserve">an exception </w:t>
      </w:r>
      <w:del w:id="138" w:author="Author">
        <w:r w:rsidR="00F913C5" w:rsidRPr="00F913C5" w:rsidDel="003A5CFB">
          <w:rPr>
            <w:lang w:val="en-CA" w:bidi="en-CA"/>
          </w:rPr>
          <w:delText xml:space="preserve">making it legal to </w:delText>
        </w:r>
      </w:del>
      <w:ins w:id="139" w:author="Author">
        <w:r w:rsidR="003A5CFB">
          <w:rPr>
            <w:lang w:val="en-CA" w:bidi="en-CA"/>
          </w:rPr>
          <w:t xml:space="preserve">for the </w:t>
        </w:r>
      </w:ins>
      <w:r w:rsidR="00F913C5" w:rsidRPr="00F913C5">
        <w:rPr>
          <w:lang w:val="en-CA" w:bidi="en-CA"/>
        </w:rPr>
        <w:t>manufacture, import</w:t>
      </w:r>
      <w:ins w:id="140" w:author="Author">
        <w:r w:rsidR="003A5CFB">
          <w:rPr>
            <w:lang w:val="en-CA" w:bidi="en-CA"/>
          </w:rPr>
          <w:t>ation,</w:t>
        </w:r>
      </w:ins>
      <w:r w:rsidR="00F913C5" w:rsidRPr="00F913C5">
        <w:rPr>
          <w:lang w:val="en-CA" w:bidi="en-CA"/>
        </w:rPr>
        <w:t xml:space="preserve"> </w:t>
      </w:r>
      <w:del w:id="141" w:author="Author">
        <w:r w:rsidR="00F913C5" w:rsidRPr="00F913C5" w:rsidDel="00916318">
          <w:rPr>
            <w:lang w:val="en-CA" w:bidi="en-CA"/>
          </w:rPr>
          <w:delText xml:space="preserve">or </w:delText>
        </w:r>
      </w:del>
      <w:ins w:id="142" w:author="Author">
        <w:del w:id="143" w:author="Author">
          <w:r w:rsidR="00916318" w:rsidDel="004E4224">
            <w:rPr>
              <w:lang w:val="en-CA" w:bidi="en-CA"/>
            </w:rPr>
            <w:delText>and</w:delText>
          </w:r>
          <w:r w:rsidR="00916318" w:rsidRPr="00F913C5" w:rsidDel="004E4224">
            <w:rPr>
              <w:lang w:val="en-CA" w:bidi="en-CA"/>
            </w:rPr>
            <w:delText xml:space="preserve"> </w:delText>
          </w:r>
        </w:del>
        <w:r w:rsidR="004E4224">
          <w:rPr>
            <w:lang w:val="en-CA" w:bidi="en-CA"/>
          </w:rPr>
          <w:t xml:space="preserve">or </w:t>
        </w:r>
      </w:ins>
      <w:del w:id="144" w:author="Author">
        <w:r w:rsidR="00F913C5" w:rsidRPr="00F913C5" w:rsidDel="00916318">
          <w:rPr>
            <w:lang w:val="en-CA" w:bidi="en-CA"/>
          </w:rPr>
          <w:delText xml:space="preserve">supply </w:delText>
        </w:r>
      </w:del>
      <w:ins w:id="145" w:author="Author">
        <w:r w:rsidR="00916318">
          <w:rPr>
            <w:lang w:val="en-CA" w:bidi="en-CA"/>
          </w:rPr>
          <w:t xml:space="preserve">distribution of </w:t>
        </w:r>
      </w:ins>
      <w:r w:rsidR="00F913C5" w:rsidRPr="00F913C5">
        <w:rPr>
          <w:lang w:val="en-CA" w:bidi="en-CA"/>
        </w:rPr>
        <w:t xml:space="preserve">products </w:t>
      </w:r>
      <w:r w:rsidR="00C4460C">
        <w:rPr>
          <w:lang w:val="en-CA" w:bidi="en-CA"/>
        </w:rPr>
        <w:t xml:space="preserve">designed </w:t>
      </w:r>
      <w:r w:rsidR="00F913C5" w:rsidRPr="00F913C5">
        <w:rPr>
          <w:lang w:val="en-CA" w:bidi="en-CA"/>
        </w:rPr>
        <w:t xml:space="preserve">to circumvent TPMs </w:t>
      </w:r>
      <w:del w:id="146" w:author="Author">
        <w:r w:rsidR="00F913C5" w:rsidRPr="00F913C5" w:rsidDel="00211342">
          <w:rPr>
            <w:lang w:val="en-CA" w:bidi="en-CA"/>
          </w:rPr>
          <w:delText xml:space="preserve">to </w:delText>
        </w:r>
      </w:del>
      <w:ins w:id="147" w:author="Author">
        <w:r w:rsidR="00211342">
          <w:rPr>
            <w:lang w:val="en-CA" w:bidi="en-CA"/>
          </w:rPr>
          <w:t xml:space="preserve">for these </w:t>
        </w:r>
      </w:ins>
      <w:del w:id="148" w:author="Author">
        <w:r w:rsidR="00F913C5" w:rsidRPr="00F913C5" w:rsidDel="00211342">
          <w:rPr>
            <w:lang w:val="en-CA" w:bidi="en-CA"/>
          </w:rPr>
          <w:delText xml:space="preserve">perform </w:delText>
        </w:r>
      </w:del>
      <w:ins w:id="149" w:author="Author">
        <w:r w:rsidR="00211342">
          <w:rPr>
            <w:lang w:val="en-CA" w:bidi="en-CA"/>
          </w:rPr>
          <w:t>purposes</w:t>
        </w:r>
      </w:ins>
      <w:del w:id="150" w:author="Author">
        <w:r w:rsidR="00F913C5" w:rsidRPr="00F913C5" w:rsidDel="00211342">
          <w:rPr>
            <w:lang w:val="en-CA" w:bidi="en-CA"/>
          </w:rPr>
          <w:delText>diagnoses</w:delText>
        </w:r>
      </w:del>
      <w:ins w:id="151" w:author="Author">
        <w:r w:rsidR="00211342">
          <w:rPr>
            <w:lang w:val="en-CA" w:bidi="en-CA"/>
          </w:rPr>
          <w:t xml:space="preserve">, addressing the restrictions noted in </w:t>
        </w:r>
      </w:ins>
      <w:del w:id="152" w:author="Author">
        <w:r w:rsidR="00F913C5" w:rsidRPr="00F913C5" w:rsidDel="00211342">
          <w:rPr>
            <w:lang w:val="en-CA" w:bidi="en-CA"/>
          </w:rPr>
          <w:delText xml:space="preserve">, maintenance and repairs (referring here to the prohibition in </w:delText>
        </w:r>
      </w:del>
      <w:r w:rsidR="00F913C5" w:rsidRPr="00F913C5">
        <w:rPr>
          <w:lang w:val="en-CA" w:bidi="en-CA"/>
        </w:rPr>
        <w:t>paragraph 41.1(1)(c) of the CA</w:t>
      </w:r>
      <w:del w:id="153" w:author="Author">
        <w:r w:rsidR="00F913C5" w:rsidRPr="00F913C5" w:rsidDel="00211342">
          <w:rPr>
            <w:lang w:val="en-CA" w:bidi="en-CA"/>
          </w:rPr>
          <w:delText>)</w:delText>
        </w:r>
      </w:del>
      <w:r w:rsidR="00F913C5" w:rsidRPr="00F913C5">
        <w:rPr>
          <w:lang w:val="en-CA" w:bidi="en-CA"/>
        </w:rPr>
        <w:t>.</w:t>
      </w:r>
    </w:p>
    <w:p w14:paraId="50D9404B" w14:textId="22E1C179" w:rsidR="003161A2" w:rsidRPr="00465927" w:rsidRDefault="003161A2" w:rsidP="000B54FD">
      <w:pPr>
        <w:pStyle w:val="Heading2"/>
        <w:rPr>
          <w:lang w:val="en-CA"/>
        </w:rPr>
      </w:pPr>
      <w:r>
        <w:rPr>
          <w:lang w:val="en-CA" w:bidi="en-CA"/>
        </w:rPr>
        <w:lastRenderedPageBreak/>
        <w:t>Harmonization with the Canada-United States-Mexico Agreement</w:t>
      </w:r>
    </w:p>
    <w:p w14:paraId="36F3900D" w14:textId="0888D305" w:rsidR="002F3F1A" w:rsidRPr="00465927" w:rsidRDefault="00EF3E11" w:rsidP="00B7294C">
      <w:pPr>
        <w:pStyle w:val="BodyText"/>
        <w:rPr>
          <w:lang w:val="en-CA"/>
        </w:rPr>
      </w:pPr>
      <w:del w:id="154" w:author="Author">
        <w:r w:rsidRPr="00EF3E11" w:rsidDel="005D6726">
          <w:rPr>
            <w:lang w:val="en-CA" w:bidi="en-CA"/>
          </w:rPr>
          <w:delText>However, t</w:delText>
        </w:r>
      </w:del>
      <w:ins w:id="155" w:author="Author">
        <w:r w:rsidR="005D6726">
          <w:rPr>
            <w:lang w:val="en-CA" w:bidi="en-CA"/>
          </w:rPr>
          <w:t>T</w:t>
        </w:r>
      </w:ins>
      <w:r w:rsidRPr="00EF3E11">
        <w:rPr>
          <w:lang w:val="en-CA" w:bidi="en-CA"/>
        </w:rPr>
        <w:t xml:space="preserve">he scope of the new section 41.121 introduced by Bill C-244 was </w:t>
      </w:r>
      <w:ins w:id="156" w:author="Author">
        <w:r w:rsidR="005D6726">
          <w:rPr>
            <w:lang w:val="en-CA" w:bidi="en-CA"/>
          </w:rPr>
          <w:t xml:space="preserve">significantly </w:t>
        </w:r>
      </w:ins>
      <w:r w:rsidRPr="00EF3E11">
        <w:rPr>
          <w:lang w:val="en-CA" w:bidi="en-CA"/>
        </w:rPr>
        <w:t xml:space="preserve">narrowed </w:t>
      </w:r>
      <w:del w:id="157" w:author="Author">
        <w:r w:rsidRPr="00EF3E11" w:rsidDel="005360E6">
          <w:rPr>
            <w:lang w:val="en-CA" w:bidi="en-CA"/>
          </w:rPr>
          <w:delText xml:space="preserve">considerably </w:delText>
        </w:r>
      </w:del>
      <w:r w:rsidRPr="00EF3E11">
        <w:rPr>
          <w:lang w:val="en-CA" w:bidi="en-CA"/>
        </w:rPr>
        <w:t xml:space="preserve">to </w:t>
      </w:r>
      <w:del w:id="158" w:author="Author">
        <w:r w:rsidRPr="00EF3E11" w:rsidDel="005360E6">
          <w:rPr>
            <w:lang w:val="en-CA" w:bidi="en-CA"/>
          </w:rPr>
          <w:delText xml:space="preserve">avoid </w:delText>
        </w:r>
      </w:del>
      <w:ins w:id="159" w:author="Author">
        <w:r w:rsidR="005360E6">
          <w:rPr>
            <w:lang w:val="en-CA" w:bidi="en-CA"/>
          </w:rPr>
          <w:t xml:space="preserve">prevent </w:t>
        </w:r>
      </w:ins>
      <w:del w:id="160" w:author="Author">
        <w:r w:rsidRPr="00EF3E11" w:rsidDel="005360E6">
          <w:rPr>
            <w:lang w:val="en-CA" w:bidi="en-CA"/>
          </w:rPr>
          <w:delText>conflict</w:delText>
        </w:r>
        <w:r w:rsidR="00072A15" w:rsidDel="005360E6">
          <w:rPr>
            <w:lang w:val="en-CA" w:bidi="en-CA"/>
          </w:rPr>
          <w:delText>ing</w:delText>
        </w:r>
        <w:r w:rsidRPr="00EF3E11" w:rsidDel="005360E6">
          <w:rPr>
            <w:lang w:val="en-CA" w:bidi="en-CA"/>
          </w:rPr>
          <w:delText xml:space="preserve"> </w:delText>
        </w:r>
      </w:del>
      <w:ins w:id="161" w:author="Author">
        <w:r w:rsidR="005360E6">
          <w:rPr>
            <w:lang w:val="en-CA" w:bidi="en-CA"/>
          </w:rPr>
          <w:t>conflicts</w:t>
        </w:r>
        <w:r w:rsidR="005360E6" w:rsidRPr="00EF3E11">
          <w:rPr>
            <w:lang w:val="en-CA" w:bidi="en-CA"/>
          </w:rPr>
          <w:t xml:space="preserve"> </w:t>
        </w:r>
      </w:ins>
      <w:r w:rsidRPr="00EF3E11">
        <w:rPr>
          <w:lang w:val="en-CA" w:bidi="en-CA"/>
        </w:rPr>
        <w:t xml:space="preserve">with the Canada-United States-Mexico Agreement (CUSMA). </w:t>
      </w:r>
      <w:del w:id="162" w:author="Author">
        <w:r w:rsidRPr="00EF3E11" w:rsidDel="005360E6">
          <w:rPr>
            <w:lang w:val="en-CA" w:bidi="en-CA"/>
          </w:rPr>
          <w:delText>CUSMA a</w:delText>
        </w:r>
      </w:del>
      <w:ins w:id="163" w:author="Author">
        <w:r w:rsidR="005360E6">
          <w:rPr>
            <w:lang w:val="en-CA" w:bidi="en-CA"/>
          </w:rPr>
          <w:t>A</w:t>
        </w:r>
      </w:ins>
      <w:r w:rsidRPr="00EF3E11">
        <w:rPr>
          <w:lang w:val="en-CA" w:bidi="en-CA"/>
        </w:rPr>
        <w:t xml:space="preserve">rticle 20.66 </w:t>
      </w:r>
      <w:ins w:id="164" w:author="Author">
        <w:r w:rsidR="005360E6">
          <w:rPr>
            <w:lang w:val="en-CA" w:bidi="en-CA"/>
          </w:rPr>
          <w:t xml:space="preserve">of </w:t>
        </w:r>
        <w:r w:rsidR="005360E6" w:rsidRPr="00EF3E11">
          <w:rPr>
            <w:lang w:val="en-CA" w:bidi="en-CA"/>
          </w:rPr>
          <w:t xml:space="preserve">CUSMA </w:t>
        </w:r>
      </w:ins>
      <w:del w:id="165" w:author="Author">
        <w:r w:rsidRPr="00EF3E11" w:rsidDel="005360E6">
          <w:rPr>
            <w:lang w:val="en-CA" w:bidi="en-CA"/>
          </w:rPr>
          <w:delText xml:space="preserve">stipulates </w:delText>
        </w:r>
      </w:del>
      <w:ins w:id="166" w:author="Author">
        <w:r w:rsidR="005360E6">
          <w:rPr>
            <w:lang w:val="en-CA" w:bidi="en-CA"/>
          </w:rPr>
          <w:t xml:space="preserve">requires </w:t>
        </w:r>
      </w:ins>
      <w:del w:id="167" w:author="Author">
        <w:r w:rsidRPr="00EF3E11" w:rsidDel="005360E6">
          <w:rPr>
            <w:lang w:val="en-CA" w:bidi="en-CA"/>
          </w:rPr>
          <w:delText xml:space="preserve">that </w:delText>
        </w:r>
      </w:del>
      <w:r w:rsidRPr="00EF3E11">
        <w:rPr>
          <w:lang w:val="en-CA" w:bidi="en-CA"/>
        </w:rPr>
        <w:t xml:space="preserve">member countries </w:t>
      </w:r>
      <w:del w:id="168" w:author="Author">
        <w:r w:rsidRPr="00EF3E11" w:rsidDel="005360E6">
          <w:rPr>
            <w:lang w:val="en-CA" w:bidi="en-CA"/>
          </w:rPr>
          <w:delText xml:space="preserve">must </w:delText>
        </w:r>
      </w:del>
      <w:ins w:id="169" w:author="Author">
        <w:r w:rsidR="005360E6">
          <w:rPr>
            <w:lang w:val="en-CA" w:bidi="en-CA"/>
          </w:rPr>
          <w:t xml:space="preserve">to </w:t>
        </w:r>
      </w:ins>
      <w:del w:id="170" w:author="Author">
        <w:r w:rsidRPr="00EF3E11" w:rsidDel="005360E6">
          <w:rPr>
            <w:lang w:val="en-CA" w:bidi="en-CA"/>
          </w:rPr>
          <w:delText xml:space="preserve">adopt </w:delText>
        </w:r>
      </w:del>
      <w:ins w:id="171" w:author="Author">
        <w:r w:rsidR="005360E6">
          <w:rPr>
            <w:lang w:val="en-CA" w:bidi="en-CA"/>
          </w:rPr>
          <w:t xml:space="preserve">enforce </w:t>
        </w:r>
      </w:ins>
      <w:r w:rsidRPr="00EF3E11">
        <w:rPr>
          <w:lang w:val="en-CA" w:bidi="en-CA"/>
        </w:rPr>
        <w:t xml:space="preserve">three </w:t>
      </w:r>
      <w:del w:id="172" w:author="Author">
        <w:r w:rsidRPr="00EF3E11" w:rsidDel="005360E6">
          <w:rPr>
            <w:lang w:val="en-CA" w:bidi="en-CA"/>
          </w:rPr>
          <w:delText xml:space="preserve">prohibition </w:delText>
        </w:r>
      </w:del>
      <w:r w:rsidRPr="00EF3E11">
        <w:rPr>
          <w:lang w:val="en-CA" w:bidi="en-CA"/>
        </w:rPr>
        <w:t xml:space="preserve">categories </w:t>
      </w:r>
      <w:ins w:id="173" w:author="Author">
        <w:r w:rsidR="005360E6">
          <w:rPr>
            <w:lang w:val="en-CA" w:bidi="en-CA"/>
          </w:rPr>
          <w:t xml:space="preserve">of </w:t>
        </w:r>
        <w:r w:rsidR="005360E6" w:rsidRPr="00EF3E11">
          <w:rPr>
            <w:lang w:val="en-CA" w:bidi="en-CA"/>
          </w:rPr>
          <w:t>prohibition</w:t>
        </w:r>
        <w:r w:rsidR="005360E6">
          <w:rPr>
            <w:lang w:val="en-CA" w:bidi="en-CA"/>
          </w:rPr>
          <w:t>s</w:t>
        </w:r>
        <w:r w:rsidR="005360E6" w:rsidRPr="00EF3E11">
          <w:rPr>
            <w:lang w:val="en-CA" w:bidi="en-CA"/>
          </w:rPr>
          <w:t xml:space="preserve"> </w:t>
        </w:r>
        <w:r w:rsidR="005360E6">
          <w:rPr>
            <w:lang w:val="en-CA" w:bidi="en-CA"/>
          </w:rPr>
          <w:t xml:space="preserve">related </w:t>
        </w:r>
      </w:ins>
      <w:del w:id="174" w:author="Author">
        <w:r w:rsidRPr="00EF3E11" w:rsidDel="005360E6">
          <w:rPr>
            <w:lang w:val="en-CA" w:bidi="en-CA"/>
          </w:rPr>
          <w:delText xml:space="preserve">for </w:delText>
        </w:r>
      </w:del>
      <w:ins w:id="175" w:author="Author">
        <w:r w:rsidR="005360E6">
          <w:rPr>
            <w:lang w:val="en-CA" w:bidi="en-CA"/>
          </w:rPr>
          <w:t xml:space="preserve">to </w:t>
        </w:r>
      </w:ins>
      <w:r w:rsidRPr="00EF3E11">
        <w:rPr>
          <w:lang w:val="en-CA" w:bidi="en-CA"/>
        </w:rPr>
        <w:t xml:space="preserve">TPMs: a prohibition on </w:t>
      </w:r>
      <w:del w:id="176" w:author="Author">
        <w:r w:rsidRPr="00EF3E11" w:rsidDel="004E4224">
          <w:rPr>
            <w:lang w:val="en-CA" w:bidi="en-CA"/>
          </w:rPr>
          <w:delText xml:space="preserve">the </w:delText>
        </w:r>
      </w:del>
      <w:r w:rsidRPr="00EF3E11">
        <w:rPr>
          <w:lang w:val="en-CA" w:bidi="en-CA"/>
        </w:rPr>
        <w:t>offer</w:t>
      </w:r>
      <w:ins w:id="177" w:author="Author">
        <w:r w:rsidR="004E4224">
          <w:rPr>
            <w:lang w:val="en-CA" w:bidi="en-CA"/>
          </w:rPr>
          <w:t>ing</w:t>
        </w:r>
      </w:ins>
      <w:r w:rsidRPr="00EF3E11">
        <w:rPr>
          <w:lang w:val="en-CA" w:bidi="en-CA"/>
        </w:rPr>
        <w:t xml:space="preserve"> </w:t>
      </w:r>
      <w:del w:id="178" w:author="Author">
        <w:r w:rsidRPr="00EF3E11" w:rsidDel="004E4224">
          <w:rPr>
            <w:lang w:val="en-CA" w:bidi="en-CA"/>
          </w:rPr>
          <w:delText xml:space="preserve">of </w:delText>
        </w:r>
      </w:del>
      <w:r w:rsidRPr="00EF3E11">
        <w:rPr>
          <w:lang w:val="en-CA" w:bidi="en-CA"/>
        </w:rPr>
        <w:t>TPM circumvention services, a prohibition on the manufacture, import</w:t>
      </w:r>
      <w:ins w:id="179" w:author="Author">
        <w:r w:rsidR="002B6F28">
          <w:rPr>
            <w:lang w:val="en-CA" w:bidi="en-CA"/>
          </w:rPr>
          <w:t xml:space="preserve">, </w:t>
        </w:r>
      </w:ins>
      <w:del w:id="180" w:author="Author">
        <w:r w:rsidRPr="00EF3E11" w:rsidDel="002B6F28">
          <w:rPr>
            <w:lang w:val="en-CA" w:bidi="en-CA"/>
          </w:rPr>
          <w:delText xml:space="preserve"> </w:delText>
        </w:r>
      </w:del>
      <w:r w:rsidRPr="00EF3E11">
        <w:rPr>
          <w:lang w:val="en-CA" w:bidi="en-CA"/>
        </w:rPr>
        <w:t xml:space="preserve">or distribution of devices </w:t>
      </w:r>
      <w:del w:id="181" w:author="Author">
        <w:r w:rsidRPr="00EF3E11" w:rsidDel="00985DB8">
          <w:rPr>
            <w:lang w:val="en-CA" w:bidi="en-CA"/>
          </w:rPr>
          <w:delText>that may be used to circumvent</w:delText>
        </w:r>
      </w:del>
      <w:ins w:id="182" w:author="Author">
        <w:r w:rsidR="00985DB8">
          <w:rPr>
            <w:lang w:val="en-CA" w:bidi="en-CA"/>
          </w:rPr>
          <w:t>intended for</w:t>
        </w:r>
      </w:ins>
      <w:r w:rsidRPr="00EF3E11">
        <w:rPr>
          <w:lang w:val="en-CA" w:bidi="en-CA"/>
        </w:rPr>
        <w:t xml:space="preserve"> TPMs</w:t>
      </w:r>
      <w:ins w:id="183" w:author="Author">
        <w:r w:rsidR="00985DB8">
          <w:rPr>
            <w:lang w:val="en-CA" w:bidi="en-CA"/>
          </w:rPr>
          <w:t xml:space="preserve"> circumvention</w:t>
        </w:r>
      </w:ins>
      <w:r w:rsidRPr="00EF3E11">
        <w:rPr>
          <w:lang w:val="en-CA" w:bidi="en-CA"/>
        </w:rPr>
        <w:t xml:space="preserve">, and a prohibition on </w:t>
      </w:r>
      <w:ins w:id="184" w:author="Author">
        <w:r w:rsidR="00985DB8">
          <w:rPr>
            <w:lang w:val="en-CA" w:bidi="en-CA"/>
          </w:rPr>
          <w:t xml:space="preserve">the act </w:t>
        </w:r>
        <w:r w:rsidR="002F5FDF">
          <w:rPr>
            <w:lang w:val="en-CA" w:bidi="en-CA"/>
          </w:rPr>
          <w:t xml:space="preserve">itself </w:t>
        </w:r>
        <w:r w:rsidR="00985DB8">
          <w:rPr>
            <w:lang w:val="en-CA" w:bidi="en-CA"/>
          </w:rPr>
          <w:t xml:space="preserve">of </w:t>
        </w:r>
      </w:ins>
      <w:r w:rsidRPr="00EF3E11">
        <w:rPr>
          <w:lang w:val="en-CA" w:bidi="en-CA"/>
        </w:rPr>
        <w:t>circumventing TPMs</w:t>
      </w:r>
      <w:del w:id="185" w:author="Author">
        <w:r w:rsidRPr="00EF3E11" w:rsidDel="00985DB8">
          <w:rPr>
            <w:lang w:val="en-CA" w:bidi="en-CA"/>
          </w:rPr>
          <w:delText xml:space="preserve"> themselves</w:delText>
        </w:r>
      </w:del>
      <w:r w:rsidRPr="00EF3E11">
        <w:rPr>
          <w:lang w:val="en-CA" w:bidi="en-CA"/>
        </w:rPr>
        <w:t xml:space="preserve">. Paragraph 5 of </w:t>
      </w:r>
      <w:del w:id="186" w:author="Author">
        <w:r w:rsidRPr="00EF3E11" w:rsidDel="00342FC4">
          <w:rPr>
            <w:lang w:val="en-CA" w:bidi="en-CA"/>
          </w:rPr>
          <w:delText xml:space="preserve">article </w:delText>
        </w:r>
      </w:del>
      <w:ins w:id="187" w:author="Author">
        <w:r w:rsidR="00342FC4">
          <w:rPr>
            <w:lang w:val="en-CA" w:bidi="en-CA"/>
          </w:rPr>
          <w:t>A</w:t>
        </w:r>
        <w:r w:rsidR="00342FC4" w:rsidRPr="00EF3E11">
          <w:rPr>
            <w:lang w:val="en-CA" w:bidi="en-CA"/>
          </w:rPr>
          <w:t xml:space="preserve">rticle </w:t>
        </w:r>
      </w:ins>
      <w:r w:rsidRPr="00EF3E11">
        <w:rPr>
          <w:lang w:val="en-CA" w:bidi="en-CA"/>
        </w:rPr>
        <w:t xml:space="preserve">20.66 </w:t>
      </w:r>
      <w:del w:id="188" w:author="Author">
        <w:r w:rsidR="00DA2D31" w:rsidDel="002F5FDF">
          <w:rPr>
            <w:lang w:val="en-CA" w:bidi="en-CA"/>
          </w:rPr>
          <w:delText xml:space="preserve">outlines </w:delText>
        </w:r>
      </w:del>
      <w:ins w:id="189" w:author="Author">
        <w:r w:rsidR="002F5FDF">
          <w:rPr>
            <w:lang w:val="en-CA" w:bidi="en-CA"/>
          </w:rPr>
          <w:t xml:space="preserve">specifies </w:t>
        </w:r>
      </w:ins>
      <w:r w:rsidRPr="00EF3E11">
        <w:rPr>
          <w:lang w:val="en-CA" w:bidi="en-CA"/>
        </w:rPr>
        <w:t xml:space="preserve">certain exceptions </w:t>
      </w:r>
      <w:del w:id="190" w:author="Author">
        <w:r w:rsidRPr="00EF3E11" w:rsidDel="002F5FDF">
          <w:rPr>
            <w:lang w:val="en-CA" w:bidi="en-CA"/>
          </w:rPr>
          <w:delText xml:space="preserve">for each of </w:delText>
        </w:r>
      </w:del>
      <w:ins w:id="191" w:author="Author">
        <w:r w:rsidR="002F5FDF">
          <w:rPr>
            <w:lang w:val="en-CA" w:bidi="en-CA"/>
          </w:rPr>
          <w:t xml:space="preserve">to </w:t>
        </w:r>
      </w:ins>
      <w:r w:rsidRPr="00EF3E11">
        <w:rPr>
          <w:lang w:val="en-CA" w:bidi="en-CA"/>
        </w:rPr>
        <w:t xml:space="preserve">these </w:t>
      </w:r>
      <w:del w:id="192" w:author="Author">
        <w:r w:rsidRPr="00EF3E11" w:rsidDel="002F5FDF">
          <w:rPr>
            <w:lang w:val="en-CA" w:bidi="en-CA"/>
          </w:rPr>
          <w:delText>categories</w:delText>
        </w:r>
      </w:del>
      <w:ins w:id="193" w:author="Author">
        <w:r w:rsidR="002F5FDF">
          <w:rPr>
            <w:lang w:val="en-CA" w:bidi="en-CA"/>
          </w:rPr>
          <w:t>prohibitions</w:t>
        </w:r>
      </w:ins>
      <w:r w:rsidRPr="00EF3E11">
        <w:rPr>
          <w:lang w:val="en-CA" w:bidi="en-CA"/>
        </w:rPr>
        <w:t xml:space="preserve">, </w:t>
      </w:r>
      <w:del w:id="194" w:author="Author">
        <w:r w:rsidRPr="00EF3E11" w:rsidDel="002F5FDF">
          <w:rPr>
            <w:lang w:val="en-CA" w:bidi="en-CA"/>
          </w:rPr>
          <w:delText xml:space="preserve">in </w:delText>
        </w:r>
      </w:del>
      <w:r w:rsidRPr="00EF3E11">
        <w:rPr>
          <w:lang w:val="en-CA" w:bidi="en-CA"/>
        </w:rPr>
        <w:t>particular</w:t>
      </w:r>
      <w:ins w:id="195" w:author="Author">
        <w:r w:rsidR="002F5FDF">
          <w:rPr>
            <w:lang w:val="en-CA" w:bidi="en-CA"/>
          </w:rPr>
          <w:t>ly</w:t>
        </w:r>
      </w:ins>
      <w:r w:rsidRPr="00EF3E11">
        <w:rPr>
          <w:lang w:val="en-CA" w:bidi="en-CA"/>
        </w:rPr>
        <w:t xml:space="preserve"> for </w:t>
      </w:r>
      <w:del w:id="196" w:author="Author">
        <w:r w:rsidRPr="00EF3E11" w:rsidDel="002F5FDF">
          <w:rPr>
            <w:lang w:val="en-CA" w:bidi="en-CA"/>
          </w:rPr>
          <w:delText xml:space="preserve">reasons </w:delText>
        </w:r>
      </w:del>
      <w:ins w:id="197" w:author="Author">
        <w:r w:rsidR="002F5FDF">
          <w:rPr>
            <w:lang w:val="en-CA" w:bidi="en-CA"/>
          </w:rPr>
          <w:t xml:space="preserve">purposes </w:t>
        </w:r>
      </w:ins>
      <w:del w:id="198" w:author="Author">
        <w:r w:rsidRPr="00EF3E11" w:rsidDel="002F5FDF">
          <w:rPr>
            <w:lang w:val="en-CA" w:bidi="en-CA"/>
          </w:rPr>
          <w:delText xml:space="preserve">of </w:delText>
        </w:r>
      </w:del>
      <w:ins w:id="199" w:author="Author">
        <w:r w:rsidR="002F5FDF">
          <w:rPr>
            <w:lang w:val="en-CA" w:bidi="en-CA"/>
          </w:rPr>
          <w:t xml:space="preserve">such as </w:t>
        </w:r>
      </w:ins>
      <w:r w:rsidRPr="00EF3E11">
        <w:rPr>
          <w:lang w:val="en-CA" w:bidi="en-CA"/>
        </w:rPr>
        <w:t>interoperability, encryption research (security)</w:t>
      </w:r>
      <w:ins w:id="200" w:author="Author">
        <w:r w:rsidR="002F5FDF">
          <w:rPr>
            <w:lang w:val="en-CA" w:bidi="en-CA"/>
          </w:rPr>
          <w:t xml:space="preserve">, </w:t>
        </w:r>
      </w:ins>
      <w:del w:id="201" w:author="Author">
        <w:r w:rsidRPr="00EF3E11" w:rsidDel="002F5FDF">
          <w:rPr>
            <w:lang w:val="en-CA" w:bidi="en-CA"/>
          </w:rPr>
          <w:delText xml:space="preserve"> </w:delText>
        </w:r>
      </w:del>
      <w:r w:rsidRPr="00EF3E11">
        <w:rPr>
          <w:lang w:val="en-CA" w:bidi="en-CA"/>
        </w:rPr>
        <w:t>and government activities</w:t>
      </w:r>
      <w:ins w:id="202" w:author="Author">
        <w:r w:rsidR="00B02A22">
          <w:rPr>
            <w:lang w:val="en-CA" w:bidi="en-CA"/>
          </w:rPr>
          <w:t xml:space="preserve"> (</w:t>
        </w:r>
        <w:del w:id="203" w:author="Author">
          <w:r w:rsidR="002F5FDF" w:rsidDel="00B02A22">
            <w:rPr>
              <w:lang w:val="en-CA" w:bidi="en-CA"/>
            </w:rPr>
            <w:delText xml:space="preserve">, </w:delText>
          </w:r>
        </w:del>
      </w:ins>
      <w:del w:id="204" w:author="Author">
        <w:r w:rsidRPr="00EF3E11" w:rsidDel="002F5FDF">
          <w:rPr>
            <w:lang w:val="en-CA" w:bidi="en-CA"/>
          </w:rPr>
          <w:delText xml:space="preserve"> (</w:delText>
        </w:r>
      </w:del>
      <w:r w:rsidRPr="00EF3E11">
        <w:rPr>
          <w:lang w:val="en-CA" w:bidi="en-CA"/>
        </w:rPr>
        <w:t xml:space="preserve">most of which are </w:t>
      </w:r>
      <w:del w:id="205" w:author="Author">
        <w:r w:rsidR="008854B6" w:rsidDel="00B02A22">
          <w:rPr>
            <w:lang w:val="en-CA" w:bidi="en-CA"/>
          </w:rPr>
          <w:delText>covered</w:delText>
        </w:r>
        <w:r w:rsidRPr="00EF3E11" w:rsidDel="00B02A22">
          <w:rPr>
            <w:lang w:val="en-CA" w:bidi="en-CA"/>
          </w:rPr>
          <w:delText xml:space="preserve"> </w:delText>
        </w:r>
      </w:del>
      <w:ins w:id="206" w:author="Author">
        <w:r w:rsidR="00B02A22">
          <w:rPr>
            <w:lang w:val="en-CA" w:bidi="en-CA"/>
          </w:rPr>
          <w:t xml:space="preserve">addressed </w:t>
        </w:r>
      </w:ins>
      <w:del w:id="207" w:author="Author">
        <w:r w:rsidRPr="00EF3E11" w:rsidDel="00B02A22">
          <w:rPr>
            <w:lang w:val="en-CA" w:bidi="en-CA"/>
          </w:rPr>
          <w:delText xml:space="preserve">in </w:delText>
        </w:r>
      </w:del>
      <w:ins w:id="208" w:author="Author">
        <w:r w:rsidR="00B02A22">
          <w:rPr>
            <w:lang w:val="en-CA" w:bidi="en-CA"/>
          </w:rPr>
          <w:t xml:space="preserve">under </w:t>
        </w:r>
      </w:ins>
      <w:r w:rsidRPr="00EF3E11">
        <w:rPr>
          <w:lang w:val="en-CA" w:bidi="en-CA"/>
        </w:rPr>
        <w:t>sections 41.11 and following of the CA</w:t>
      </w:r>
      <w:ins w:id="209" w:author="Author">
        <w:r w:rsidR="00B02A22">
          <w:rPr>
            <w:lang w:val="en-CA" w:bidi="en-CA"/>
          </w:rPr>
          <w:t xml:space="preserve">), but </w:t>
        </w:r>
      </w:ins>
      <w:del w:id="210" w:author="Author">
        <w:r w:rsidRPr="00EF3E11" w:rsidDel="00B02A22">
          <w:rPr>
            <w:lang w:val="en-CA" w:bidi="en-CA"/>
          </w:rPr>
          <w:delText xml:space="preserve">), but </w:delText>
        </w:r>
      </w:del>
      <w:r w:rsidRPr="00EF3E11">
        <w:rPr>
          <w:lang w:val="en-CA" w:bidi="en-CA"/>
        </w:rPr>
        <w:t xml:space="preserve">it does not </w:t>
      </w:r>
      <w:del w:id="211" w:author="Author">
        <w:r w:rsidRPr="00EF3E11" w:rsidDel="001D23CB">
          <w:rPr>
            <w:lang w:val="en-CA" w:bidi="en-CA"/>
          </w:rPr>
          <w:delText xml:space="preserve">provide </w:delText>
        </w:r>
      </w:del>
      <w:ins w:id="212" w:author="Author">
        <w:r w:rsidR="001D23CB">
          <w:rPr>
            <w:lang w:val="en-CA" w:bidi="en-CA"/>
          </w:rPr>
          <w:t xml:space="preserve">include </w:t>
        </w:r>
      </w:ins>
      <w:del w:id="213" w:author="Author">
        <w:r w:rsidRPr="00EF3E11" w:rsidDel="001D23CB">
          <w:rPr>
            <w:lang w:val="en-CA" w:bidi="en-CA"/>
          </w:rPr>
          <w:delText xml:space="preserve">for </w:delText>
        </w:r>
      </w:del>
      <w:r w:rsidRPr="00EF3E11">
        <w:rPr>
          <w:lang w:val="en-CA" w:bidi="en-CA"/>
        </w:rPr>
        <w:t xml:space="preserve">an exception </w:t>
      </w:r>
      <w:ins w:id="214" w:author="Author">
        <w:r w:rsidR="001D23CB">
          <w:rPr>
            <w:lang w:val="en-CA" w:bidi="en-CA"/>
          </w:rPr>
          <w:t xml:space="preserve">for the </w:t>
        </w:r>
      </w:ins>
      <w:del w:id="215" w:author="Author">
        <w:r w:rsidRPr="00EF3E11" w:rsidDel="001D23CB">
          <w:rPr>
            <w:lang w:val="en-CA" w:bidi="en-CA"/>
          </w:rPr>
          <w:delText xml:space="preserve">to </w:delText>
        </w:r>
      </w:del>
      <w:r w:rsidRPr="00EF3E11">
        <w:rPr>
          <w:lang w:val="en-CA" w:bidi="en-CA"/>
        </w:rPr>
        <w:t xml:space="preserve">repair </w:t>
      </w:r>
      <w:ins w:id="216" w:author="Author">
        <w:r w:rsidR="00342FC4">
          <w:rPr>
            <w:lang w:val="en-CA" w:bidi="en-CA"/>
          </w:rPr>
          <w:t xml:space="preserve">of </w:t>
        </w:r>
      </w:ins>
      <w:r w:rsidRPr="00EF3E11">
        <w:rPr>
          <w:lang w:val="en-CA" w:bidi="en-CA"/>
        </w:rPr>
        <w:t>goods.</w:t>
      </w:r>
    </w:p>
    <w:p w14:paraId="7119F492" w14:textId="348E1ED0" w:rsidR="00327580" w:rsidRPr="00465927" w:rsidRDefault="00327580" w:rsidP="00B7294C">
      <w:pPr>
        <w:pStyle w:val="BodyText"/>
        <w:rPr>
          <w:lang w:val="en-CA"/>
        </w:rPr>
      </w:pPr>
      <w:r w:rsidRPr="00327580">
        <w:rPr>
          <w:lang w:val="en-CA" w:bidi="en-CA"/>
        </w:rPr>
        <w:t xml:space="preserve">The exception provided </w:t>
      </w:r>
      <w:del w:id="217" w:author="Author">
        <w:r w:rsidRPr="00327580" w:rsidDel="000E4432">
          <w:rPr>
            <w:lang w:val="en-CA" w:bidi="en-CA"/>
          </w:rPr>
          <w:delText xml:space="preserve">for </w:delText>
        </w:r>
      </w:del>
      <w:r w:rsidRPr="00327580">
        <w:rPr>
          <w:lang w:val="en-CA" w:bidi="en-CA"/>
        </w:rPr>
        <w:t xml:space="preserve">in section 41.121 was thus </w:t>
      </w:r>
      <w:del w:id="218" w:author="Author">
        <w:r w:rsidR="00350489" w:rsidDel="003E1AA5">
          <w:rPr>
            <w:lang w:val="en-CA" w:bidi="en-CA"/>
          </w:rPr>
          <w:delText>restricted</w:delText>
        </w:r>
        <w:r w:rsidRPr="00327580" w:rsidDel="003E1AA5">
          <w:rPr>
            <w:lang w:val="en-CA" w:bidi="en-CA"/>
          </w:rPr>
          <w:delText xml:space="preserve"> </w:delText>
        </w:r>
      </w:del>
      <w:ins w:id="219" w:author="Author">
        <w:r w:rsidR="003E1AA5">
          <w:rPr>
            <w:lang w:val="en-CA" w:bidi="en-CA"/>
          </w:rPr>
          <w:t>limited</w:t>
        </w:r>
        <w:r w:rsidR="003E1AA5" w:rsidRPr="00327580">
          <w:rPr>
            <w:lang w:val="en-CA" w:bidi="en-CA"/>
          </w:rPr>
          <w:t xml:space="preserve"> </w:t>
        </w:r>
      </w:ins>
      <w:r w:rsidRPr="00327580">
        <w:rPr>
          <w:lang w:val="en-CA" w:bidi="en-CA"/>
        </w:rPr>
        <w:t>to the third CUSMA category</w:t>
      </w:r>
      <w:ins w:id="220" w:author="Author">
        <w:r w:rsidR="003E1AA5">
          <w:rPr>
            <w:lang w:val="en-CA" w:bidi="en-CA"/>
          </w:rPr>
          <w:t xml:space="preserve"> which involves </w:t>
        </w:r>
      </w:ins>
      <w:del w:id="221" w:author="Author">
        <w:r w:rsidRPr="00327580" w:rsidDel="003E1AA5">
          <w:rPr>
            <w:lang w:val="en-CA" w:bidi="en-CA"/>
          </w:rPr>
          <w:delText xml:space="preserve">: a </w:delText>
        </w:r>
      </w:del>
      <w:ins w:id="222" w:author="Author">
        <w:r w:rsidR="003E1AA5">
          <w:rPr>
            <w:lang w:val="en-CA" w:bidi="en-CA"/>
          </w:rPr>
          <w:t xml:space="preserve">the </w:t>
        </w:r>
      </w:ins>
      <w:r w:rsidRPr="00327580">
        <w:rPr>
          <w:lang w:val="en-CA" w:bidi="en-CA"/>
        </w:rPr>
        <w:t xml:space="preserve">prohibition on circumventing TPMs themselves, </w:t>
      </w:r>
      <w:del w:id="223" w:author="Author">
        <w:r w:rsidRPr="00327580" w:rsidDel="003E1AA5">
          <w:rPr>
            <w:lang w:val="en-CA" w:bidi="en-CA"/>
          </w:rPr>
          <w:delText xml:space="preserve">provided </w:delText>
        </w:r>
      </w:del>
      <w:ins w:id="224" w:author="Author">
        <w:r w:rsidR="003E1AA5">
          <w:rPr>
            <w:lang w:val="en-CA" w:bidi="en-CA"/>
          </w:rPr>
          <w:t xml:space="preserve">as outlined </w:t>
        </w:r>
      </w:ins>
      <w:del w:id="225" w:author="Author">
        <w:r w:rsidRPr="00327580" w:rsidDel="003E1AA5">
          <w:rPr>
            <w:lang w:val="en-CA" w:bidi="en-CA"/>
          </w:rPr>
          <w:delText xml:space="preserve">for </w:delText>
        </w:r>
      </w:del>
      <w:r w:rsidRPr="00327580">
        <w:rPr>
          <w:lang w:val="en-CA" w:bidi="en-CA"/>
        </w:rPr>
        <w:t>in paragraph 41.1(1)(a)</w:t>
      </w:r>
      <w:ins w:id="226" w:author="Author">
        <w:r w:rsidR="00287FFD">
          <w:rPr>
            <w:lang w:val="en-CA" w:bidi="en-CA"/>
          </w:rPr>
          <w:t xml:space="preserve"> of the CA</w:t>
        </w:r>
      </w:ins>
      <w:r w:rsidRPr="00327580">
        <w:rPr>
          <w:lang w:val="en-CA" w:bidi="en-CA"/>
        </w:rPr>
        <w:t>. As such, the prohibitions on offering TPM circumvention services</w:t>
      </w:r>
      <w:ins w:id="227" w:author="Author">
        <w:r w:rsidR="00397BDB">
          <w:rPr>
            <w:lang w:val="en-CA" w:bidi="en-CA"/>
          </w:rPr>
          <w:t xml:space="preserve">, </w:t>
        </w:r>
      </w:ins>
      <w:del w:id="228" w:author="Author">
        <w:r w:rsidRPr="00327580" w:rsidDel="00397BDB">
          <w:rPr>
            <w:lang w:val="en-CA" w:bidi="en-CA"/>
          </w:rPr>
          <w:delText xml:space="preserve"> </w:delText>
        </w:r>
      </w:del>
      <w:r w:rsidRPr="00327580">
        <w:rPr>
          <w:lang w:val="en-CA" w:bidi="en-CA"/>
        </w:rPr>
        <w:t>and manufacturing, importing or distributing TPM circumvention devices, set out in paragraphs 41.1(1)(b) and 41.1(1)(c), respectively, remain unchanged, even if the purpose of circumvention is to repair a device.</w:t>
      </w:r>
    </w:p>
    <w:p w14:paraId="6C86E09B" w14:textId="4BE8146D" w:rsidR="00263FDD" w:rsidRPr="00465927" w:rsidRDefault="0001612C" w:rsidP="000B54FD">
      <w:pPr>
        <w:pStyle w:val="Heading2"/>
        <w:rPr>
          <w:lang w:val="en-CA"/>
        </w:rPr>
      </w:pPr>
      <w:r>
        <w:rPr>
          <w:lang w:val="en-CA" w:bidi="en-CA"/>
        </w:rPr>
        <w:t>Introduction of ambiguous wording</w:t>
      </w:r>
    </w:p>
    <w:p w14:paraId="61643E71" w14:textId="7D706094" w:rsidR="00182D4E" w:rsidRPr="00465927" w:rsidRDefault="009B02DD" w:rsidP="00B7294C">
      <w:pPr>
        <w:pStyle w:val="BodyText"/>
        <w:rPr>
          <w:lang w:val="en-CA"/>
        </w:rPr>
      </w:pPr>
      <w:ins w:id="229" w:author="Author">
        <w:r>
          <w:rPr>
            <w:lang w:val="en-CA" w:bidi="en-CA"/>
          </w:rPr>
          <w:t xml:space="preserve">Legal professionals </w:t>
        </w:r>
      </w:ins>
      <w:del w:id="230" w:author="Author">
        <w:r w:rsidR="00176049" w:rsidDel="001016A7">
          <w:rPr>
            <w:lang w:val="en-CA" w:bidi="en-CA"/>
          </w:rPr>
          <w:delText xml:space="preserve">Our legal peers will probably agree </w:delText>
        </w:r>
      </w:del>
      <w:ins w:id="231" w:author="Author">
        <w:r w:rsidR="001016A7">
          <w:rPr>
            <w:lang w:val="en-CA" w:bidi="en-CA"/>
          </w:rPr>
          <w:t xml:space="preserve">may recognize that </w:t>
        </w:r>
      </w:ins>
      <w:del w:id="232" w:author="Author">
        <w:r w:rsidR="00176049" w:rsidDel="001016A7">
          <w:rPr>
            <w:lang w:val="en-CA" w:bidi="en-CA"/>
          </w:rPr>
          <w:delText xml:space="preserve">that </w:delText>
        </w:r>
      </w:del>
      <w:r w:rsidR="00176049">
        <w:rPr>
          <w:lang w:val="en-CA" w:bidi="en-CA"/>
        </w:rPr>
        <w:t xml:space="preserve">the changes made to the definitions in section 41 </w:t>
      </w:r>
      <w:del w:id="233" w:author="Author">
        <w:r w:rsidR="00176049" w:rsidDel="001016A7">
          <w:rPr>
            <w:lang w:val="en-CA" w:bidi="en-CA"/>
          </w:rPr>
          <w:delText xml:space="preserve">are </w:delText>
        </w:r>
      </w:del>
      <w:ins w:id="234" w:author="Author">
        <w:r w:rsidR="001016A7">
          <w:rPr>
            <w:lang w:val="en-CA" w:bidi="en-CA"/>
          </w:rPr>
          <w:t>present new challenges</w:t>
        </w:r>
      </w:ins>
      <w:del w:id="235" w:author="Author">
        <w:r w:rsidR="00176049" w:rsidDel="001016A7">
          <w:rPr>
            <w:lang w:val="en-CA" w:bidi="en-CA"/>
          </w:rPr>
          <w:delText>clumsy</w:delText>
        </w:r>
      </w:del>
      <w:r w:rsidR="00176049">
        <w:rPr>
          <w:lang w:val="en-CA" w:bidi="en-CA"/>
        </w:rPr>
        <w:t xml:space="preserve">. In </w:t>
      </w:r>
      <w:del w:id="236" w:author="Author">
        <w:r w:rsidR="00176049" w:rsidDel="001016A7">
          <w:rPr>
            <w:lang w:val="en-CA" w:bidi="en-CA"/>
          </w:rPr>
          <w:delText xml:space="preserve">its </w:delText>
        </w:r>
      </w:del>
      <w:ins w:id="237" w:author="Author">
        <w:r w:rsidR="001016A7">
          <w:rPr>
            <w:lang w:val="en-CA" w:bidi="en-CA"/>
          </w:rPr>
          <w:t xml:space="preserve">an </w:t>
        </w:r>
      </w:ins>
      <w:r w:rsidR="00176049">
        <w:rPr>
          <w:lang w:val="en-CA" w:bidi="en-CA"/>
        </w:rPr>
        <w:t>attempt to clarify how the new provision</w:t>
      </w:r>
      <w:ins w:id="238" w:author="Author">
        <w:r w:rsidR="001016A7">
          <w:rPr>
            <w:lang w:val="en-CA" w:bidi="en-CA"/>
          </w:rPr>
          <w:t>’s application</w:t>
        </w:r>
      </w:ins>
      <w:del w:id="239" w:author="Author">
        <w:r w:rsidR="00176049" w:rsidDel="001016A7">
          <w:rPr>
            <w:lang w:val="en-CA" w:bidi="en-CA"/>
          </w:rPr>
          <w:delText xml:space="preserve"> will apply</w:delText>
        </w:r>
      </w:del>
      <w:r w:rsidR="00176049">
        <w:rPr>
          <w:lang w:val="en-CA" w:bidi="en-CA"/>
        </w:rPr>
        <w:t xml:space="preserve">, the </w:t>
      </w:r>
      <w:del w:id="240" w:author="Author">
        <w:r w:rsidR="00176049" w:rsidDel="007661CB">
          <w:rPr>
            <w:lang w:val="en-CA" w:bidi="en-CA"/>
          </w:rPr>
          <w:delText xml:space="preserve">government </w:delText>
        </w:r>
      </w:del>
      <w:ins w:id="241" w:author="Author">
        <w:r w:rsidR="007661CB">
          <w:rPr>
            <w:lang w:val="en-CA" w:bidi="en-CA"/>
          </w:rPr>
          <w:t xml:space="preserve">legislator </w:t>
        </w:r>
      </w:ins>
      <w:r w:rsidR="00176049">
        <w:rPr>
          <w:lang w:val="en-CA" w:bidi="en-CA"/>
        </w:rPr>
        <w:t xml:space="preserve">has </w:t>
      </w:r>
      <w:del w:id="242" w:author="Author">
        <w:r w:rsidR="00176049" w:rsidDel="007661CB">
          <w:rPr>
            <w:lang w:val="en-CA" w:bidi="en-CA"/>
          </w:rPr>
          <w:delText xml:space="preserve">instead sown </w:delText>
        </w:r>
      </w:del>
      <w:ins w:id="243" w:author="Author">
        <w:r w:rsidR="007661CB">
          <w:rPr>
            <w:lang w:val="en-CA" w:bidi="en-CA"/>
          </w:rPr>
          <w:t xml:space="preserve">added </w:t>
        </w:r>
      </w:ins>
      <w:del w:id="244" w:author="Author">
        <w:r w:rsidR="00176049" w:rsidDel="007661CB">
          <w:rPr>
            <w:lang w:val="en-CA" w:bidi="en-CA"/>
          </w:rPr>
          <w:delText xml:space="preserve">confusion by adding </w:delText>
        </w:r>
      </w:del>
      <w:r w:rsidR="00176049">
        <w:rPr>
          <w:lang w:val="en-CA" w:bidi="en-CA"/>
        </w:rPr>
        <w:t xml:space="preserve">two </w:t>
      </w:r>
      <w:del w:id="245" w:author="Author">
        <w:r w:rsidR="00176049" w:rsidDel="007661CB">
          <w:rPr>
            <w:lang w:val="en-CA" w:bidi="en-CA"/>
          </w:rPr>
          <w:delText xml:space="preserve">contradictory </w:delText>
        </w:r>
      </w:del>
      <w:ins w:id="246" w:author="Author">
        <w:r w:rsidR="007661CB">
          <w:rPr>
            <w:lang w:val="en-CA" w:bidi="en-CA"/>
          </w:rPr>
          <w:t xml:space="preserve">conflicting </w:t>
        </w:r>
      </w:ins>
      <w:r w:rsidR="00176049">
        <w:rPr>
          <w:lang w:val="en-CA" w:bidi="en-CA"/>
        </w:rPr>
        <w:t xml:space="preserve">expressions to the definitions of “circumvent” and “technological protection measure,” which </w:t>
      </w:r>
      <w:ins w:id="247" w:author="Author">
        <w:r w:rsidR="00E51C31">
          <w:rPr>
            <w:lang w:val="en-CA" w:bidi="en-CA"/>
          </w:rPr>
          <w:t>may not have been necessary</w:t>
        </w:r>
      </w:ins>
      <w:del w:id="248" w:author="Author">
        <w:r w:rsidR="00176049" w:rsidDel="00E51C31">
          <w:rPr>
            <w:lang w:val="en-CA" w:bidi="en-CA"/>
          </w:rPr>
          <w:delText>were not even needed</w:delText>
        </w:r>
      </w:del>
      <w:r w:rsidR="00176049">
        <w:rPr>
          <w:lang w:val="en-CA" w:bidi="en-CA"/>
        </w:rPr>
        <w:t>.</w:t>
      </w:r>
    </w:p>
    <w:tbl>
      <w:tblPr>
        <w:tblStyle w:val="TableGrid"/>
        <w:tblW w:w="0" w:type="auto"/>
        <w:tblLook w:val="04A0" w:firstRow="1" w:lastRow="0" w:firstColumn="1" w:lastColumn="0" w:noHBand="0" w:noVBand="1"/>
      </w:tblPr>
      <w:tblGrid>
        <w:gridCol w:w="4675"/>
        <w:gridCol w:w="4675"/>
      </w:tblGrid>
      <w:tr w:rsidR="00AA263B" w:rsidRPr="00732302" w14:paraId="3309D006" w14:textId="77777777" w:rsidTr="00D57884">
        <w:tc>
          <w:tcPr>
            <w:tcW w:w="4675" w:type="dxa"/>
            <w:tcBorders>
              <w:bottom w:val="nil"/>
            </w:tcBorders>
          </w:tcPr>
          <w:p w14:paraId="3028137C"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Before</w:t>
            </w:r>
          </w:p>
        </w:tc>
        <w:tc>
          <w:tcPr>
            <w:tcW w:w="4675" w:type="dxa"/>
            <w:tcBorders>
              <w:bottom w:val="nil"/>
            </w:tcBorders>
          </w:tcPr>
          <w:p w14:paraId="0C805A03"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After</w:t>
            </w:r>
          </w:p>
        </w:tc>
      </w:tr>
      <w:tr w:rsidR="00AA263B" w:rsidRPr="008A69C1" w14:paraId="13B776FD" w14:textId="77777777" w:rsidTr="00D57884">
        <w:tc>
          <w:tcPr>
            <w:tcW w:w="4675" w:type="dxa"/>
            <w:tcBorders>
              <w:top w:val="nil"/>
              <w:bottom w:val="nil"/>
            </w:tcBorders>
          </w:tcPr>
          <w:p w14:paraId="1A7E5318"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7B467C2F"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5A170751"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40808C2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lastRenderedPageBreak/>
              <w:t xml:space="preserve">circumvent </w:t>
            </w:r>
            <w:r w:rsidRPr="00732302">
              <w:rPr>
                <w:rFonts w:ascii="Aptos" w:eastAsia="Aptos" w:hAnsi="Aptos" w:cs="Arial"/>
                <w:color w:val="000000" w:themeColor="text1"/>
                <w:lang w:val="en-CA" w:bidi="en-CA"/>
              </w:rPr>
              <w:t>means,</w:t>
            </w:r>
          </w:p>
          <w:p w14:paraId="1E8DE3A7" w14:textId="59DE6E78" w:rsidR="00AA263B" w:rsidRPr="00465927" w:rsidRDefault="00AA263B">
            <w:pPr>
              <w:pStyle w:val="NormalWeb"/>
              <w:shd w:val="clear" w:color="auto" w:fill="FFFFFF" w:themeFill="background1"/>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(a) in respect of a technological protection measure within the meaning of paragraph (a) of the definition technological protection measure, to descramble a scrambled work or decrypt an encrypted work or to otherwise avoid, bypass, remove, deactivate or impair the technological protection measure, unless it is done with the authority of the copyright owner; and</w:t>
            </w:r>
          </w:p>
        </w:tc>
        <w:tc>
          <w:tcPr>
            <w:tcW w:w="4675" w:type="dxa"/>
            <w:tcBorders>
              <w:top w:val="nil"/>
              <w:bottom w:val="nil"/>
            </w:tcBorders>
          </w:tcPr>
          <w:p w14:paraId="44634094"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lastRenderedPageBreak/>
              <w:t>Technical protection measures and information on the rights mechanism</w:t>
            </w:r>
          </w:p>
          <w:p w14:paraId="2EB14F79"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6342A966"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0F69A31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lastRenderedPageBreak/>
              <w:t xml:space="preserve">circumvent </w:t>
            </w:r>
            <w:r w:rsidRPr="00732302">
              <w:rPr>
                <w:rFonts w:ascii="Aptos" w:eastAsia="Aptos" w:hAnsi="Aptos" w:cs="Arial"/>
                <w:color w:val="000000" w:themeColor="text1"/>
                <w:lang w:val="en-CA" w:bidi="en-CA"/>
              </w:rPr>
              <w:t>means,</w:t>
            </w:r>
          </w:p>
          <w:p w14:paraId="62A29EEB" w14:textId="77777777" w:rsidR="00AA263B" w:rsidRPr="00465927" w:rsidRDefault="00AA263B">
            <w:pPr>
              <w:pStyle w:val="NormalWeb"/>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 xml:space="preserve">(a) in respect of a technological protection measure within the meaning of paragraph (a) of the definition technological protection measure, to descramble a scrambled work </w:t>
            </w:r>
            <w:r w:rsidRPr="00732302">
              <w:rPr>
                <w:rFonts w:ascii="Aptos" w:eastAsia="Aptos" w:hAnsi="Aptos" w:cs="Arial"/>
                <w:b/>
                <w:color w:val="000000" w:themeColor="text1"/>
                <w:u w:val="single"/>
                <w:lang w:val="en-CA" w:bidi="en-CA"/>
              </w:rPr>
              <w:t>or computer program</w:t>
            </w:r>
            <w:r w:rsidRPr="00732302">
              <w:rPr>
                <w:rFonts w:ascii="Aptos" w:eastAsia="Aptos" w:hAnsi="Aptos" w:cs="Arial"/>
                <w:color w:val="000000" w:themeColor="text1"/>
                <w:lang w:val="en-CA" w:bidi="en-CA"/>
              </w:rPr>
              <w:t>, or decrypt an encrypted work or computer program or to otherwise avoid, bypass, remove, deactivate or impair the technological protection measure, unless it is done with the authority of the copyright owner; and</w:t>
            </w:r>
          </w:p>
        </w:tc>
      </w:tr>
      <w:tr w:rsidR="00AA263B" w:rsidRPr="00D57884" w14:paraId="4D81CF0C" w14:textId="77777777" w:rsidTr="00D57884">
        <w:tc>
          <w:tcPr>
            <w:tcW w:w="4675" w:type="dxa"/>
            <w:tcBorders>
              <w:top w:val="nil"/>
              <w:bottom w:val="nil"/>
            </w:tcBorders>
          </w:tcPr>
          <w:p w14:paraId="005C84AE" w14:textId="7FBA2974"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lastRenderedPageBreak/>
              <w:t xml:space="preserve">b) </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c>
          <w:tcPr>
            <w:tcW w:w="4675" w:type="dxa"/>
            <w:tcBorders>
              <w:top w:val="nil"/>
              <w:bottom w:val="nil"/>
            </w:tcBorders>
          </w:tcPr>
          <w:p w14:paraId="785AC699" w14:textId="25219C30"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r w:rsidR="00AA263B" w:rsidRPr="008A69C1" w14:paraId="52F3FA35" w14:textId="77777777" w:rsidTr="00D57884">
        <w:tc>
          <w:tcPr>
            <w:tcW w:w="4675" w:type="dxa"/>
            <w:tcBorders>
              <w:top w:val="nil"/>
              <w:bottom w:val="nil"/>
            </w:tcBorders>
          </w:tcPr>
          <w:p w14:paraId="07F0E42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 xml:space="preserve">means any effective technology, device or component that, in the ordinary course of its operation, </w:t>
            </w:r>
          </w:p>
          <w:p w14:paraId="3F6CF851" w14:textId="1CE6B12E" w:rsidR="00AA263B" w:rsidRPr="00465927" w:rsidRDefault="00AA263B">
            <w:pPr>
              <w:pStyle w:val="NormalWeb"/>
              <w:shd w:val="clear" w:color="auto" w:fill="FFFFFF" w:themeFill="background1"/>
              <w:ind w:left="518" w:right="115" w:hanging="518"/>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controls access to a work, to a performer’s performance fixed in a sound recording or to a sound recording and whose use is authorized by the copyright owner; or</w:t>
            </w:r>
          </w:p>
        </w:tc>
        <w:tc>
          <w:tcPr>
            <w:tcW w:w="4675" w:type="dxa"/>
            <w:tcBorders>
              <w:top w:val="nil"/>
              <w:bottom w:val="nil"/>
            </w:tcBorders>
          </w:tcPr>
          <w:p w14:paraId="527F20F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means any effective technology, device or component that, in the ordinary course of its operation,</w:t>
            </w:r>
          </w:p>
          <w:p w14:paraId="72200F33" w14:textId="77777777" w:rsidR="00AA263B" w:rsidRPr="00465927" w:rsidRDefault="00AA263B">
            <w:pPr>
              <w:pStyle w:val="NormalWeb"/>
              <w:shd w:val="clear" w:color="auto" w:fill="FFFFFF" w:themeFill="background1"/>
              <w:ind w:left="520" w:right="115" w:hanging="5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 xml:space="preserve">controls access to a work, </w:t>
            </w:r>
            <w:r w:rsidRPr="00732302">
              <w:rPr>
                <w:rFonts w:ascii="Aptos" w:eastAsia="Aptos" w:hAnsi="Aptos" w:cs="Arial"/>
                <w:b/>
                <w:color w:val="000000" w:themeColor="text1"/>
                <w:u w:val="single"/>
                <w:lang w:val="en-CA" w:bidi="en-CA"/>
              </w:rPr>
              <w:t>including a computer program</w:t>
            </w:r>
            <w:r w:rsidRPr="00732302">
              <w:rPr>
                <w:rFonts w:ascii="Aptos" w:eastAsia="Aptos" w:hAnsi="Aptos" w:cs="Arial"/>
                <w:color w:val="000000" w:themeColor="text1"/>
                <w:lang w:val="en-CA" w:bidi="en-CA"/>
              </w:rPr>
              <w:t>, to a performer’s performance fixed in a sound recording or to a sound recording and whose use is authorized by the copyright owner;</w:t>
            </w:r>
          </w:p>
        </w:tc>
      </w:tr>
      <w:tr w:rsidR="00AA263B" w:rsidRPr="00732302" w14:paraId="556FC441" w14:textId="77777777" w:rsidTr="00ED3BCB">
        <w:tc>
          <w:tcPr>
            <w:tcW w:w="4675" w:type="dxa"/>
            <w:tcBorders>
              <w:top w:val="nil"/>
            </w:tcBorders>
          </w:tcPr>
          <w:p w14:paraId="74D2A5A2" w14:textId="01966C0C" w:rsidR="00AA263B" w:rsidRPr="00732302" w:rsidRDefault="00AA263B">
            <w:pPr>
              <w:ind w:left="520" w:hanging="520"/>
              <w:rPr>
                <w:rFonts w:ascii="Aptos" w:eastAsia="Times New Roman" w:hAnsi="Aptos" w:cs="Arial"/>
                <w:color w:val="000000" w:themeColor="text1"/>
                <w:kern w:val="0"/>
                <w:lang w:val="fr-CA" w:eastAsia="fr-CA"/>
                <w14:ligatures w14:val="none"/>
              </w:rPr>
            </w:pPr>
            <w:r w:rsidRPr="00732302">
              <w:rPr>
                <w:rFonts w:ascii="Aptos" w:eastAsia="Aptos" w:hAnsi="Aptos" w:cs="Arial"/>
                <w:b/>
                <w:color w:val="000000" w:themeColor="text1"/>
                <w:lang w:bidi="en-CA"/>
              </w:rPr>
              <w:t>b)</w:t>
            </w:r>
            <w:r w:rsidRPr="00732302">
              <w:rPr>
                <w:rFonts w:ascii="Aptos" w:eastAsia="Aptos" w:hAnsi="Aptos" w:cs="Arial"/>
                <w:b/>
                <w:color w:val="000000" w:themeColor="text1"/>
                <w:lang w:bidi="en-CA"/>
              </w:rPr>
              <w:tab/>
            </w:r>
            <w:r w:rsidR="00D57884">
              <w:rPr>
                <w:rFonts w:ascii="Aptos" w:eastAsia="Times New Roman" w:hAnsi="Aptos" w:cs="Arial"/>
                <w:color w:val="000000" w:themeColor="text1"/>
                <w:kern w:val="0"/>
                <w:lang w:bidi="en-CA"/>
                <w14:ligatures w14:val="none"/>
              </w:rPr>
              <w:t>…</w:t>
            </w:r>
          </w:p>
        </w:tc>
        <w:tc>
          <w:tcPr>
            <w:tcW w:w="4675" w:type="dxa"/>
            <w:tcBorders>
              <w:top w:val="nil"/>
            </w:tcBorders>
          </w:tcPr>
          <w:p w14:paraId="502924A6" w14:textId="2C8ADB72"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bl>
    <w:p w14:paraId="0DFAB0F8" w14:textId="77777777" w:rsidR="00DE4061" w:rsidRDefault="00DE4061" w:rsidP="00B7294C">
      <w:pPr>
        <w:pStyle w:val="BodyText"/>
        <w:rPr>
          <w:lang w:val="en-CA" w:bidi="en-CA"/>
        </w:rPr>
      </w:pPr>
    </w:p>
    <w:p w14:paraId="3A0DF1A7" w14:textId="1FFA920F" w:rsidR="009B5A5A" w:rsidRPr="00465927" w:rsidRDefault="009B5A5A" w:rsidP="00B7294C">
      <w:pPr>
        <w:pStyle w:val="BodyText"/>
        <w:rPr>
          <w:lang w:val="en-CA"/>
        </w:rPr>
      </w:pPr>
      <w:r w:rsidRPr="009B5A5A">
        <w:rPr>
          <w:lang w:val="en-CA" w:bidi="en-CA"/>
        </w:rPr>
        <w:t xml:space="preserve">In the ﬁrst </w:t>
      </w:r>
      <w:del w:id="249" w:author="Author">
        <w:r w:rsidRPr="009B5A5A" w:rsidDel="00D169FF">
          <w:rPr>
            <w:lang w:val="en-CA" w:bidi="en-CA"/>
          </w:rPr>
          <w:delText>case</w:delText>
        </w:r>
      </w:del>
      <w:ins w:id="250" w:author="Author">
        <w:r w:rsidR="00D169FF">
          <w:rPr>
            <w:lang w:val="en-CA" w:bidi="en-CA"/>
          </w:rPr>
          <w:t>instance</w:t>
        </w:r>
      </w:ins>
      <w:r w:rsidRPr="009B5A5A">
        <w:rPr>
          <w:lang w:val="en-CA" w:bidi="en-CA"/>
        </w:rPr>
        <w:t xml:space="preserve">, the legislator specifies that definition applies to “a work </w:t>
      </w:r>
      <w:r w:rsidRPr="009B5A5A">
        <w:rPr>
          <w:u w:val="single"/>
          <w:lang w:val="en-CA" w:bidi="en-CA"/>
        </w:rPr>
        <w:t>or computer program</w:t>
      </w:r>
      <w:r w:rsidRPr="009B5A5A">
        <w:rPr>
          <w:lang w:val="en-CA" w:bidi="en-CA"/>
        </w:rPr>
        <w:t xml:space="preserve">,” </w:t>
      </w:r>
      <w:ins w:id="251" w:author="Author">
        <w:r w:rsidR="00B87090">
          <w:rPr>
            <w:lang w:val="en-CA" w:bidi="en-CA"/>
          </w:rPr>
          <w:t xml:space="preserve">which </w:t>
        </w:r>
      </w:ins>
      <w:del w:id="252" w:author="Author">
        <w:r w:rsidR="007E4276" w:rsidDel="00B87090">
          <w:rPr>
            <w:lang w:val="en-CA" w:bidi="en-CA"/>
          </w:rPr>
          <w:delText>suggesting</w:delText>
        </w:r>
        <w:r w:rsidRPr="009B5A5A" w:rsidDel="00B87090">
          <w:rPr>
            <w:lang w:val="en-CA" w:bidi="en-CA"/>
          </w:rPr>
          <w:delText xml:space="preserve"> </w:delText>
        </w:r>
      </w:del>
      <w:ins w:id="253" w:author="Author">
        <w:r w:rsidR="00B87090">
          <w:rPr>
            <w:lang w:val="en-CA" w:bidi="en-CA"/>
          </w:rPr>
          <w:t xml:space="preserve">suggests </w:t>
        </w:r>
      </w:ins>
      <w:r w:rsidRPr="009B5A5A">
        <w:rPr>
          <w:lang w:val="en-CA" w:bidi="en-CA"/>
        </w:rPr>
        <w:t xml:space="preserve">that a computer program is not </w:t>
      </w:r>
      <w:ins w:id="254" w:author="Author">
        <w:r w:rsidR="00B87090">
          <w:rPr>
            <w:lang w:val="en-CA" w:bidi="en-CA"/>
          </w:rPr>
          <w:t xml:space="preserve">considered </w:t>
        </w:r>
      </w:ins>
      <w:r w:rsidRPr="009B5A5A">
        <w:rPr>
          <w:lang w:val="en-CA" w:bidi="en-CA"/>
        </w:rPr>
        <w:t>a work</w:t>
      </w:r>
      <w:r w:rsidR="00E104F8">
        <w:rPr>
          <w:lang w:val="en-CA" w:bidi="en-CA"/>
        </w:rPr>
        <w:t xml:space="preserve">. However, </w:t>
      </w:r>
      <w:del w:id="255" w:author="Author">
        <w:r w:rsidRPr="009B5A5A" w:rsidDel="005363FD">
          <w:rPr>
            <w:lang w:val="en-CA" w:bidi="en-CA"/>
          </w:rPr>
          <w:delText xml:space="preserve">in </w:delText>
        </w:r>
      </w:del>
      <w:r w:rsidRPr="009B5A5A">
        <w:rPr>
          <w:lang w:val="en-CA" w:bidi="en-CA"/>
        </w:rPr>
        <w:t>the second definition</w:t>
      </w:r>
      <w:ins w:id="256" w:author="Author">
        <w:r w:rsidR="005363FD">
          <w:rPr>
            <w:lang w:val="en-CA" w:bidi="en-CA"/>
          </w:rPr>
          <w:t xml:space="preserve"> uses the ph</w:t>
        </w:r>
        <w:r w:rsidR="00232436">
          <w:rPr>
            <w:lang w:val="en-CA" w:bidi="en-CA"/>
          </w:rPr>
          <w:t>r</w:t>
        </w:r>
        <w:r w:rsidR="005363FD">
          <w:rPr>
            <w:lang w:val="en-CA" w:bidi="en-CA"/>
          </w:rPr>
          <w:t>ase</w:t>
        </w:r>
      </w:ins>
      <w:del w:id="257" w:author="Author">
        <w:r w:rsidRPr="009B5A5A" w:rsidDel="005363FD">
          <w:rPr>
            <w:lang w:val="en-CA" w:bidi="en-CA"/>
          </w:rPr>
          <w:delText xml:space="preserve">, it </w:delText>
        </w:r>
        <w:r w:rsidR="00E104F8" w:rsidDel="005363FD">
          <w:rPr>
            <w:lang w:val="en-CA" w:bidi="en-CA"/>
          </w:rPr>
          <w:delText>states</w:delText>
        </w:r>
      </w:del>
      <w:r w:rsidR="00E104F8">
        <w:rPr>
          <w:lang w:val="en-CA" w:bidi="en-CA"/>
        </w:rPr>
        <w:t xml:space="preserve"> </w:t>
      </w:r>
      <w:r w:rsidRPr="009B5A5A">
        <w:rPr>
          <w:lang w:val="en-CA" w:bidi="en-CA"/>
        </w:rPr>
        <w:t xml:space="preserve">“a work, </w:t>
      </w:r>
      <w:r w:rsidRPr="009B5A5A">
        <w:rPr>
          <w:u w:val="single"/>
          <w:lang w:val="en-CA" w:bidi="en-CA"/>
        </w:rPr>
        <w:t>including a computer program</w:t>
      </w:r>
      <w:r w:rsidRPr="009B5A5A">
        <w:rPr>
          <w:lang w:val="en-CA" w:bidi="en-CA"/>
        </w:rPr>
        <w:t xml:space="preserve">,” implying the opposite. </w:t>
      </w:r>
      <w:ins w:id="258" w:author="Author">
        <w:r w:rsidR="00FF65B1">
          <w:rPr>
            <w:lang w:val="en-CA" w:bidi="en-CA"/>
          </w:rPr>
          <w:t xml:space="preserve">These clarifications </w:t>
        </w:r>
      </w:ins>
      <w:del w:id="259" w:author="Author">
        <w:r w:rsidRPr="009B5A5A" w:rsidDel="00FF65B1">
          <w:rPr>
            <w:lang w:val="en-CA" w:bidi="en-CA"/>
          </w:rPr>
          <w:delText xml:space="preserve">Clarifying these was </w:delText>
        </w:r>
      </w:del>
      <w:ins w:id="260" w:author="Author">
        <w:r w:rsidR="00FF65B1">
          <w:rPr>
            <w:lang w:val="en-CA" w:bidi="en-CA"/>
          </w:rPr>
          <w:t xml:space="preserve">were </w:t>
        </w:r>
      </w:ins>
      <w:del w:id="261" w:author="Author">
        <w:r w:rsidRPr="009B5A5A" w:rsidDel="00FF65B1">
          <w:rPr>
            <w:lang w:val="en-CA" w:bidi="en-CA"/>
          </w:rPr>
          <w:delText xml:space="preserve">not even </w:delText>
        </w:r>
      </w:del>
      <w:ins w:id="262" w:author="Author">
        <w:r w:rsidR="00FF65B1">
          <w:rPr>
            <w:lang w:val="en-CA" w:bidi="en-CA"/>
          </w:rPr>
          <w:t>un</w:t>
        </w:r>
      </w:ins>
      <w:r w:rsidRPr="009B5A5A">
        <w:rPr>
          <w:lang w:val="en-CA" w:bidi="en-CA"/>
        </w:rPr>
        <w:t xml:space="preserve">necessary, </w:t>
      </w:r>
      <w:del w:id="263" w:author="Author">
        <w:r w:rsidRPr="009B5A5A" w:rsidDel="00FF65B1">
          <w:rPr>
            <w:lang w:val="en-CA" w:bidi="en-CA"/>
          </w:rPr>
          <w:delText xml:space="preserve">because </w:delText>
        </w:r>
      </w:del>
      <w:ins w:id="264" w:author="Author">
        <w:r w:rsidR="00FF65B1">
          <w:rPr>
            <w:lang w:val="en-CA" w:bidi="en-CA"/>
          </w:rPr>
          <w:t xml:space="preserve">since </w:t>
        </w:r>
      </w:ins>
      <w:r w:rsidRPr="009B5A5A">
        <w:rPr>
          <w:lang w:val="en-CA" w:bidi="en-CA"/>
        </w:rPr>
        <w:t xml:space="preserve">the definition of “work” </w:t>
      </w:r>
      <w:ins w:id="265" w:author="Author">
        <w:r w:rsidR="00FF65B1">
          <w:rPr>
            <w:lang w:val="en-CA" w:bidi="en-CA"/>
          </w:rPr>
          <w:t xml:space="preserve">already </w:t>
        </w:r>
      </w:ins>
      <w:r w:rsidRPr="009B5A5A">
        <w:rPr>
          <w:lang w:val="en-CA" w:bidi="en-CA"/>
        </w:rPr>
        <w:t xml:space="preserve">includes literary works, and section 2 of the CA expressly </w:t>
      </w:r>
      <w:del w:id="266" w:author="Author">
        <w:r w:rsidRPr="009B5A5A" w:rsidDel="007A6CA4">
          <w:rPr>
            <w:lang w:val="en-CA" w:bidi="en-CA"/>
          </w:rPr>
          <w:delText xml:space="preserve">provides </w:delText>
        </w:r>
      </w:del>
      <w:ins w:id="267" w:author="Author">
        <w:r w:rsidR="007A6CA4">
          <w:rPr>
            <w:lang w:val="en-CA" w:bidi="en-CA"/>
          </w:rPr>
          <w:t xml:space="preserve">states </w:t>
        </w:r>
      </w:ins>
      <w:r w:rsidRPr="009B5A5A">
        <w:rPr>
          <w:lang w:val="en-CA" w:bidi="en-CA"/>
        </w:rPr>
        <w:t xml:space="preserve">that literary works include computer programs. It is unfortunate that the text </w:t>
      </w:r>
      <w:ins w:id="268" w:author="Author">
        <w:r w:rsidR="0007580C">
          <w:rPr>
            <w:lang w:val="en-CA" w:bidi="en-CA"/>
          </w:rPr>
          <w:t xml:space="preserve">was </w:t>
        </w:r>
      </w:ins>
      <w:del w:id="269" w:author="Author">
        <w:r w:rsidRPr="009B5A5A" w:rsidDel="0007580C">
          <w:rPr>
            <w:lang w:val="en-CA" w:bidi="en-CA"/>
          </w:rPr>
          <w:delText xml:space="preserve">ended up being </w:delText>
        </w:r>
      </w:del>
      <w:r w:rsidRPr="009B5A5A">
        <w:rPr>
          <w:lang w:val="en-CA" w:bidi="en-CA"/>
        </w:rPr>
        <w:t xml:space="preserve">adopted </w:t>
      </w:r>
      <w:ins w:id="270" w:author="Author">
        <w:r w:rsidR="0007580C">
          <w:rPr>
            <w:lang w:val="en-CA" w:bidi="en-CA"/>
          </w:rPr>
          <w:t>in its current form</w:t>
        </w:r>
      </w:ins>
      <w:del w:id="271" w:author="Author">
        <w:r w:rsidRPr="009B5A5A" w:rsidDel="001C2C0E">
          <w:rPr>
            <w:lang w:val="en-CA" w:bidi="en-CA"/>
          </w:rPr>
          <w:delText>as such</w:delText>
        </w:r>
      </w:del>
      <w:r w:rsidRPr="009B5A5A">
        <w:rPr>
          <w:lang w:val="en-CA" w:bidi="en-CA"/>
        </w:rPr>
        <w:t xml:space="preserve"> </w:t>
      </w:r>
      <w:del w:id="272" w:author="Author">
        <w:r w:rsidRPr="009B5A5A" w:rsidDel="001C2C0E">
          <w:rPr>
            <w:lang w:val="en-CA" w:bidi="en-CA"/>
          </w:rPr>
          <w:delText xml:space="preserve">with </w:delText>
        </w:r>
      </w:del>
      <w:ins w:id="273" w:author="Author">
        <w:r w:rsidR="001C2C0E">
          <w:rPr>
            <w:lang w:val="en-CA" w:bidi="en-CA"/>
          </w:rPr>
          <w:t xml:space="preserve">despite </w:t>
        </w:r>
      </w:ins>
      <w:r w:rsidRPr="009B5A5A">
        <w:rPr>
          <w:lang w:val="en-CA" w:bidi="en-CA"/>
        </w:rPr>
        <w:t xml:space="preserve">the </w:t>
      </w:r>
      <w:del w:id="274" w:author="Author">
        <w:r w:rsidRPr="009B5A5A" w:rsidDel="001C2C0E">
          <w:rPr>
            <w:lang w:val="en-CA" w:bidi="en-CA"/>
          </w:rPr>
          <w:delText xml:space="preserve">many </w:delText>
        </w:r>
      </w:del>
      <w:ins w:id="275" w:author="Author">
        <w:r w:rsidR="001C2C0E">
          <w:rPr>
            <w:lang w:val="en-CA" w:bidi="en-CA"/>
          </w:rPr>
          <w:t xml:space="preserve">numerous </w:t>
        </w:r>
      </w:ins>
      <w:r w:rsidRPr="009B5A5A">
        <w:rPr>
          <w:lang w:val="en-CA" w:bidi="en-CA"/>
        </w:rPr>
        <w:t xml:space="preserve">comments </w:t>
      </w:r>
      <w:ins w:id="276" w:author="Author">
        <w:r w:rsidR="001C2C0E">
          <w:rPr>
            <w:lang w:val="en-CA" w:bidi="en-CA"/>
          </w:rPr>
          <w:t xml:space="preserve">on </w:t>
        </w:r>
      </w:ins>
      <w:del w:id="277" w:author="Author">
        <w:r w:rsidRPr="009B5A5A" w:rsidDel="001C2C0E">
          <w:rPr>
            <w:lang w:val="en-CA" w:bidi="en-CA"/>
          </w:rPr>
          <w:delText xml:space="preserve">made on </w:delText>
        </w:r>
      </w:del>
      <w:r w:rsidRPr="009B5A5A">
        <w:rPr>
          <w:lang w:val="en-CA" w:bidi="en-CA"/>
        </w:rPr>
        <w:t xml:space="preserve">this </w:t>
      </w:r>
      <w:del w:id="278" w:author="Author">
        <w:r w:rsidRPr="009B5A5A" w:rsidDel="001C2C0E">
          <w:rPr>
            <w:lang w:val="en-CA" w:bidi="en-CA"/>
          </w:rPr>
          <w:delText xml:space="preserve">subject </w:delText>
        </w:r>
      </w:del>
      <w:ins w:id="279" w:author="Author">
        <w:r w:rsidR="001C2C0E">
          <w:rPr>
            <w:lang w:val="en-CA" w:bidi="en-CA"/>
          </w:rPr>
          <w:t xml:space="preserve">issue </w:t>
        </w:r>
      </w:ins>
      <w:r w:rsidRPr="009B5A5A">
        <w:rPr>
          <w:lang w:val="en-CA" w:bidi="en-CA"/>
        </w:rPr>
        <w:t>during parliamentary reviews.</w:t>
      </w:r>
      <w:r w:rsidR="00E77AEC">
        <w:rPr>
          <w:rStyle w:val="FootnoteReference"/>
          <w:rFonts w:ascii="Aptos" w:eastAsia="Aptos" w:hAnsi="Aptos" w:cs="Arial"/>
          <w:color w:val="000000" w:themeColor="text1"/>
          <w:lang w:val="en-CA" w:bidi="en-CA"/>
        </w:rPr>
        <w:footnoteReference w:id="8"/>
      </w:r>
    </w:p>
    <w:p w14:paraId="1A8896FC" w14:textId="697AB1BE" w:rsidR="008863C5" w:rsidRPr="00465927" w:rsidRDefault="00E50971" w:rsidP="000B54FD">
      <w:pPr>
        <w:pStyle w:val="Heading2"/>
        <w:rPr>
          <w:lang w:val="en-CA"/>
        </w:rPr>
      </w:pPr>
      <w:r>
        <w:rPr>
          <w:lang w:val="en-CA" w:bidi="en-CA"/>
        </w:rPr>
        <w:lastRenderedPageBreak/>
        <w:t xml:space="preserve">Striking a balance between property rights </w:t>
      </w:r>
      <w:del w:id="284" w:author="Author">
        <w:r w:rsidR="0001352D" w:rsidDel="001C2C0E">
          <w:rPr>
            <w:lang w:val="en-CA" w:bidi="en-CA"/>
          </w:rPr>
          <w:delText>that</w:delText>
        </w:r>
        <w:r w:rsidR="00C062B6" w:rsidDel="001C2C0E">
          <w:rPr>
            <w:lang w:val="en-CA" w:bidi="en-CA"/>
          </w:rPr>
          <w:delText xml:space="preserve"> </w:delText>
        </w:r>
        <w:r w:rsidR="0001352D" w:rsidDel="001C2C0E">
          <w:rPr>
            <w:lang w:val="en-CA" w:bidi="en-CA"/>
          </w:rPr>
          <w:delText xml:space="preserve">apply to </w:delText>
        </w:r>
        <w:r w:rsidR="00C062B6" w:rsidDel="001C2C0E">
          <w:rPr>
            <w:lang w:val="en-CA" w:bidi="en-CA"/>
          </w:rPr>
          <w:delText xml:space="preserve">goods </w:delText>
        </w:r>
      </w:del>
      <w:r>
        <w:rPr>
          <w:lang w:val="en-CA" w:bidi="en-CA"/>
        </w:rPr>
        <w:t>and intellectual property rights</w:t>
      </w:r>
    </w:p>
    <w:p w14:paraId="1B232B2F" w14:textId="7A290A42" w:rsidR="0084555A" w:rsidRPr="00465927" w:rsidRDefault="000824D3" w:rsidP="00E602D8">
      <w:pPr>
        <w:pStyle w:val="BodyText"/>
        <w:rPr>
          <w:lang w:val="en-CA"/>
        </w:rPr>
      </w:pPr>
      <w:r>
        <w:rPr>
          <w:lang w:val="en-CA" w:bidi="en-CA"/>
        </w:rPr>
        <w:t xml:space="preserve">The debates surrounding </w:t>
      </w:r>
      <w:del w:id="285" w:author="Author">
        <w:r w:rsidDel="0009259C">
          <w:rPr>
            <w:lang w:val="en-CA" w:bidi="en-CA"/>
          </w:rPr>
          <w:delText xml:space="preserve">this </w:delText>
        </w:r>
      </w:del>
      <w:ins w:id="286" w:author="Author">
        <w:r w:rsidR="0009259C">
          <w:rPr>
            <w:lang w:val="en-CA" w:bidi="en-CA"/>
          </w:rPr>
          <w:t xml:space="preserve">these </w:t>
        </w:r>
      </w:ins>
      <w:r>
        <w:rPr>
          <w:lang w:val="en-CA" w:bidi="en-CA"/>
        </w:rPr>
        <w:t>legislative change</w:t>
      </w:r>
      <w:ins w:id="287" w:author="Author">
        <w:r w:rsidR="0009259C">
          <w:rPr>
            <w:lang w:val="en-CA" w:bidi="en-CA"/>
          </w:rPr>
          <w:t>s</w:t>
        </w:r>
      </w:ins>
      <w:r>
        <w:rPr>
          <w:lang w:val="en-CA" w:bidi="en-CA"/>
        </w:rPr>
        <w:t xml:space="preserve"> </w:t>
      </w:r>
      <w:del w:id="288" w:author="Author">
        <w:r w:rsidDel="00DA59D7">
          <w:rPr>
            <w:lang w:val="en-CA" w:bidi="en-CA"/>
          </w:rPr>
          <w:delText xml:space="preserve">show </w:delText>
        </w:r>
      </w:del>
      <w:ins w:id="289" w:author="Author">
        <w:r w:rsidR="00DA59D7">
          <w:rPr>
            <w:lang w:val="en-CA" w:bidi="en-CA"/>
          </w:rPr>
          <w:t xml:space="preserve">illustrate the inherent </w:t>
        </w:r>
      </w:ins>
      <w:del w:id="290" w:author="Author">
        <w:r w:rsidDel="00DA59D7">
          <w:rPr>
            <w:lang w:val="en-CA" w:bidi="en-CA"/>
          </w:rPr>
          <w:delText>how truly difficult</w:delText>
        </w:r>
      </w:del>
      <w:ins w:id="291" w:author="Author">
        <w:r w:rsidR="00DA59D7">
          <w:rPr>
            <w:lang w:val="en-CA" w:bidi="en-CA"/>
          </w:rPr>
          <w:t xml:space="preserve">challenges in </w:t>
        </w:r>
      </w:ins>
      <w:del w:id="292" w:author="Author">
        <w:r w:rsidDel="00B81D4D">
          <w:rPr>
            <w:lang w:val="en-CA" w:bidi="en-CA"/>
          </w:rPr>
          <w:delText xml:space="preserve"> it is to </w:delText>
        </w:r>
      </w:del>
      <w:ins w:id="293" w:author="Author">
        <w:del w:id="294" w:author="Author">
          <w:r w:rsidR="00B81D4D" w:rsidDel="00F432D2">
            <w:rPr>
              <w:lang w:val="en-CA" w:bidi="en-CA"/>
            </w:rPr>
            <w:delText>achieving</w:delText>
          </w:r>
        </w:del>
        <w:r w:rsidR="00F432D2">
          <w:rPr>
            <w:lang w:val="en-CA" w:bidi="en-CA"/>
          </w:rPr>
          <w:t>striking</w:t>
        </w:r>
        <w:r w:rsidR="00B81D4D">
          <w:rPr>
            <w:lang w:val="en-CA" w:bidi="en-CA"/>
          </w:rPr>
          <w:t xml:space="preserve"> </w:t>
        </w:r>
      </w:ins>
      <w:del w:id="295" w:author="Author">
        <w:r w:rsidDel="00B81D4D">
          <w:rPr>
            <w:lang w:val="en-CA" w:bidi="en-CA"/>
          </w:rPr>
          <w:delText xml:space="preserve">strike </w:delText>
        </w:r>
      </w:del>
      <w:r>
        <w:rPr>
          <w:lang w:val="en-CA" w:bidi="en-CA"/>
        </w:rPr>
        <w:t xml:space="preserve">a balance </w:t>
      </w:r>
      <w:del w:id="296" w:author="Author">
        <w:r w:rsidDel="00715CA0">
          <w:rPr>
            <w:lang w:val="en-CA" w:bidi="en-CA"/>
          </w:rPr>
          <w:delText xml:space="preserve">between </w:delText>
        </w:r>
      </w:del>
      <w:ins w:id="297" w:author="Author">
        <w:del w:id="298" w:author="Author">
          <w:r w:rsidR="00715CA0" w:rsidDel="00D83B63">
            <w:rPr>
              <w:lang w:val="en-CA" w:bidi="en-CA"/>
            </w:rPr>
            <w:delText xml:space="preserve">in </w:delText>
          </w:r>
        </w:del>
        <w:r w:rsidR="00D83B63">
          <w:rPr>
            <w:lang w:val="en-CA" w:bidi="en-CA"/>
          </w:rPr>
          <w:t xml:space="preserve">between </w:t>
        </w:r>
        <w:r w:rsidR="00715CA0">
          <w:rPr>
            <w:lang w:val="en-CA" w:bidi="en-CA"/>
          </w:rPr>
          <w:t xml:space="preserve">the </w:t>
        </w:r>
      </w:ins>
      <w:del w:id="299" w:author="Author">
        <w:r w:rsidDel="00715CA0">
          <w:rPr>
            <w:lang w:val="en-CA" w:bidi="en-CA"/>
          </w:rPr>
          <w:delText xml:space="preserve">the </w:delText>
        </w:r>
        <w:r w:rsidR="00E104F8" w:rsidDel="00B81D4D">
          <w:rPr>
            <w:lang w:val="en-CA" w:bidi="en-CA"/>
          </w:rPr>
          <w:delText>abatement</w:delText>
        </w:r>
        <w:r w:rsidDel="00B81D4D">
          <w:rPr>
            <w:lang w:val="en-CA" w:bidi="en-CA"/>
          </w:rPr>
          <w:delText xml:space="preserve"> </w:delText>
        </w:r>
      </w:del>
      <w:ins w:id="300" w:author="Author">
        <w:r w:rsidR="00B81D4D">
          <w:rPr>
            <w:lang w:val="en-CA" w:bidi="en-CA"/>
          </w:rPr>
          <w:t xml:space="preserve">reduction </w:t>
        </w:r>
      </w:ins>
      <w:r>
        <w:rPr>
          <w:lang w:val="en-CA" w:bidi="en-CA"/>
        </w:rPr>
        <w:t>of property rights</w:t>
      </w:r>
      <w:del w:id="301" w:author="Author">
        <w:r w:rsidDel="00172506">
          <w:rPr>
            <w:lang w:val="en-CA" w:bidi="en-CA"/>
          </w:rPr>
          <w:delText xml:space="preserve"> </w:delText>
        </w:r>
        <w:r w:rsidR="00951655" w:rsidRPr="00951655" w:rsidDel="00172506">
          <w:rPr>
            <w:lang w:val="en-CA" w:bidi="en-CA"/>
          </w:rPr>
          <w:delText>that apply to goods</w:delText>
        </w:r>
      </w:del>
      <w:ins w:id="302" w:author="Author">
        <w:r w:rsidR="00715CA0">
          <w:rPr>
            <w:lang w:val="en-CA" w:bidi="en-CA"/>
          </w:rPr>
          <w:t xml:space="preserve">, </w:t>
        </w:r>
        <w:r w:rsidR="00A5270A" w:rsidRPr="00A5270A">
          <w:rPr>
            <w:lang w:val="en-CA" w:bidi="en-CA"/>
          </w:rPr>
          <w:t>including the right to repair goods</w:t>
        </w:r>
        <w:del w:id="303" w:author="Author">
          <w:r w:rsidR="00715CA0" w:rsidDel="00A5270A">
            <w:rPr>
              <w:lang w:val="en-CA" w:bidi="en-CA"/>
            </w:rPr>
            <w:delText xml:space="preserve">along with the rights </w:delText>
          </w:r>
          <w:r w:rsidR="00DD0D89" w:rsidDel="00A5270A">
            <w:rPr>
              <w:lang w:val="en-CA" w:bidi="en-CA"/>
            </w:rPr>
            <w:delText>to repair them</w:delText>
          </w:r>
          <w:r w:rsidR="00172506" w:rsidDel="00A5270A">
            <w:rPr>
              <w:lang w:val="en-CA" w:bidi="en-CA"/>
            </w:rPr>
            <w:delText>goods</w:delText>
          </w:r>
        </w:del>
        <w:r w:rsidR="00DD0D89">
          <w:rPr>
            <w:lang w:val="en-CA" w:bidi="en-CA"/>
          </w:rPr>
          <w:t xml:space="preserve">, </w:t>
        </w:r>
      </w:ins>
      <w:del w:id="304" w:author="Author">
        <w:r w:rsidR="00951655" w:rsidRPr="00951655" w:rsidDel="00DD0D89">
          <w:rPr>
            <w:lang w:val="en-CA" w:bidi="en-CA"/>
          </w:rPr>
          <w:delText xml:space="preserve"> </w:delText>
        </w:r>
        <w:r w:rsidDel="00DD0D89">
          <w:rPr>
            <w:lang w:val="en-CA" w:bidi="en-CA"/>
          </w:rPr>
          <w:delText xml:space="preserve">(and </w:delText>
        </w:r>
      </w:del>
      <w:ins w:id="305" w:author="Author">
        <w:del w:id="306" w:author="Author">
          <w:r w:rsidR="00A8249B" w:rsidDel="00DD0D89">
            <w:rPr>
              <w:lang w:val="en-CA" w:bidi="en-CA"/>
            </w:rPr>
            <w:delText xml:space="preserve">repairability </w:delText>
          </w:r>
        </w:del>
      </w:ins>
      <w:del w:id="307" w:author="Author">
        <w:r w:rsidDel="00DD0D89">
          <w:rPr>
            <w:lang w:val="en-CA" w:bidi="en-CA"/>
          </w:rPr>
          <w:delText xml:space="preserve">the right to repair </w:delText>
        </w:r>
        <w:r w:rsidR="00951655" w:rsidDel="00DD0D89">
          <w:rPr>
            <w:lang w:val="en-CA" w:bidi="en-CA"/>
          </w:rPr>
          <w:delText xml:space="preserve">such </w:delText>
        </w:r>
        <w:r w:rsidDel="00DD0D89">
          <w:rPr>
            <w:lang w:val="en-CA" w:bidi="en-CA"/>
          </w:rPr>
          <w:delText>goods</w:delText>
        </w:r>
      </w:del>
      <w:ins w:id="308" w:author="Author">
        <w:del w:id="309" w:author="Author">
          <w:r w:rsidR="00A8249B" w:rsidDel="00DD0D89">
            <w:rPr>
              <w:lang w:val="en-CA" w:bidi="en-CA"/>
            </w:rPr>
            <w:delText>thereof</w:delText>
          </w:r>
        </w:del>
      </w:ins>
      <w:del w:id="310" w:author="Author">
        <w:r w:rsidDel="00DD0D89">
          <w:rPr>
            <w:lang w:val="en-CA" w:bidi="en-CA"/>
          </w:rPr>
          <w:delText xml:space="preserve">) </w:delText>
        </w:r>
      </w:del>
      <w:r>
        <w:rPr>
          <w:lang w:val="en-CA" w:bidi="en-CA"/>
        </w:rPr>
        <w:t xml:space="preserve">and the </w:t>
      </w:r>
      <w:del w:id="311" w:author="Author">
        <w:r w:rsidDel="00F34FFD">
          <w:rPr>
            <w:lang w:val="en-CA" w:bidi="en-CA"/>
          </w:rPr>
          <w:delText xml:space="preserve">strengthening </w:delText>
        </w:r>
      </w:del>
      <w:ins w:id="312" w:author="Author">
        <w:r w:rsidR="00F34FFD">
          <w:rPr>
            <w:lang w:val="en-CA" w:bidi="en-CA"/>
          </w:rPr>
          <w:t xml:space="preserve">promotion </w:t>
        </w:r>
      </w:ins>
      <w:r>
        <w:rPr>
          <w:lang w:val="en-CA" w:bidi="en-CA"/>
        </w:rPr>
        <w:t>of intellectual property rights.</w:t>
      </w:r>
    </w:p>
    <w:p w14:paraId="3CFFEC64" w14:textId="492E1F50" w:rsidR="00E12A53" w:rsidRPr="00465927" w:rsidRDefault="0084555A" w:rsidP="00100B3B">
      <w:pPr>
        <w:pStyle w:val="BodyText"/>
        <w:rPr>
          <w:rFonts w:ascii="Aptos" w:hAnsi="Aptos"/>
          <w:lang w:val="en-CA"/>
        </w:rPr>
      </w:pPr>
      <w:r>
        <w:rPr>
          <w:lang w:val="en-CA" w:bidi="en-CA"/>
        </w:rPr>
        <w:t xml:space="preserve">For example, the Entertainment Software Association of Canada has </w:t>
      </w:r>
      <w:del w:id="313" w:author="Author">
        <w:r w:rsidDel="00A8778F">
          <w:rPr>
            <w:lang w:val="en-CA" w:bidi="en-CA"/>
          </w:rPr>
          <w:delText xml:space="preserve">argued </w:delText>
        </w:r>
      </w:del>
      <w:ins w:id="314" w:author="Author">
        <w:r w:rsidR="00A8778F">
          <w:rPr>
            <w:lang w:val="en-CA" w:bidi="en-CA"/>
          </w:rPr>
          <w:t xml:space="preserve">advocated </w:t>
        </w:r>
      </w:ins>
      <w:r>
        <w:rPr>
          <w:lang w:val="en-CA" w:bidi="en-CA"/>
        </w:rPr>
        <w:t xml:space="preserve">for </w:t>
      </w:r>
      <w:del w:id="315" w:author="Author">
        <w:r w:rsidDel="00A8778F">
          <w:rPr>
            <w:lang w:val="en-CA" w:bidi="en-CA"/>
          </w:rPr>
          <w:delText xml:space="preserve">the </w:delText>
        </w:r>
      </w:del>
      <w:r>
        <w:rPr>
          <w:lang w:val="en-CA" w:bidi="en-CA"/>
        </w:rPr>
        <w:t>exclu</w:t>
      </w:r>
      <w:ins w:id="316" w:author="Author">
        <w:r w:rsidR="00A8778F">
          <w:rPr>
            <w:lang w:val="en-CA" w:bidi="en-CA"/>
          </w:rPr>
          <w:t>ding</w:t>
        </w:r>
      </w:ins>
      <w:del w:id="317" w:author="Author">
        <w:r w:rsidDel="00A8778F">
          <w:rPr>
            <w:lang w:val="en-CA" w:bidi="en-CA"/>
          </w:rPr>
          <w:delText>sion</w:delText>
        </w:r>
      </w:del>
      <w:r>
        <w:rPr>
          <w:lang w:val="en-CA" w:bidi="en-CA"/>
        </w:rPr>
        <w:t xml:space="preserve"> </w:t>
      </w:r>
      <w:del w:id="318" w:author="Author">
        <w:r w:rsidDel="00A8778F">
          <w:rPr>
            <w:lang w:val="en-CA" w:bidi="en-CA"/>
          </w:rPr>
          <w:delText xml:space="preserve">of </w:delText>
        </w:r>
      </w:del>
      <w:r>
        <w:rPr>
          <w:lang w:val="en-CA" w:bidi="en-CA"/>
        </w:rPr>
        <w:t>game consoles from th</w:t>
      </w:r>
      <w:r w:rsidR="00573860">
        <w:rPr>
          <w:lang w:val="en-CA" w:bidi="en-CA"/>
        </w:rPr>
        <w:t>e</w:t>
      </w:r>
      <w:r>
        <w:rPr>
          <w:lang w:val="en-CA" w:bidi="en-CA"/>
        </w:rPr>
        <w:t xml:space="preserve"> new exception.</w:t>
      </w:r>
      <w:r w:rsidR="000736C0" w:rsidRPr="00732302">
        <w:rPr>
          <w:rStyle w:val="FootnoteReference"/>
          <w:rFonts w:ascii="Aptos" w:eastAsia="Aptos" w:hAnsi="Aptos" w:cs="Aptos"/>
          <w:lang w:val="en-CA" w:bidi="en-CA"/>
        </w:rPr>
        <w:footnoteReference w:id="9"/>
      </w:r>
      <w:r>
        <w:rPr>
          <w:lang w:val="en-CA" w:bidi="en-CA"/>
        </w:rPr>
        <w:t xml:space="preserve"> </w:t>
      </w:r>
      <w:del w:id="320" w:author="Author">
        <w:r w:rsidR="004151F5" w:rsidRPr="00732302" w:rsidDel="001F52A7">
          <w:rPr>
            <w:rFonts w:ascii="Aptos" w:eastAsia="Aptos" w:hAnsi="Aptos" w:cs="Aptos"/>
            <w:lang w:val="en-CA" w:bidi="en-CA"/>
          </w:rPr>
          <w:delText xml:space="preserve">According to </w:delText>
        </w:r>
      </w:del>
      <w:r w:rsidR="004151F5" w:rsidRPr="00732302">
        <w:rPr>
          <w:rFonts w:ascii="Aptos" w:eastAsia="Aptos" w:hAnsi="Aptos" w:cs="Aptos"/>
          <w:lang w:val="en-CA" w:bidi="en-CA"/>
        </w:rPr>
        <w:t>Paul Fogolin, the association’s Vice President</w:t>
      </w:r>
      <w:ins w:id="321" w:author="Author">
        <w:r w:rsidR="001F52A7">
          <w:rPr>
            <w:rFonts w:ascii="Aptos" w:eastAsia="Aptos" w:hAnsi="Aptos" w:cs="Aptos"/>
            <w:lang w:val="en-CA" w:bidi="en-CA"/>
          </w:rPr>
          <w:t xml:space="preserve"> of</w:t>
        </w:r>
      </w:ins>
      <w:del w:id="322" w:author="Author">
        <w:r w:rsidR="004151F5" w:rsidRPr="00732302" w:rsidDel="001F52A7">
          <w:rPr>
            <w:rFonts w:ascii="Aptos" w:eastAsia="Aptos" w:hAnsi="Aptos" w:cs="Aptos"/>
            <w:lang w:val="en-CA" w:bidi="en-CA"/>
          </w:rPr>
          <w:delText>,</w:delText>
        </w:r>
      </w:del>
      <w:r w:rsidR="004151F5" w:rsidRPr="00732302">
        <w:rPr>
          <w:rFonts w:ascii="Aptos" w:eastAsia="Aptos" w:hAnsi="Aptos" w:cs="Aptos"/>
          <w:lang w:val="en-CA" w:bidi="en-CA"/>
        </w:rPr>
        <w:t xml:space="preserve"> Policy and Government Affairs, </w:t>
      </w:r>
      <w:del w:id="323" w:author="Author">
        <w:r w:rsidR="004151F5" w:rsidRPr="00732302" w:rsidDel="00261E05">
          <w:rPr>
            <w:rFonts w:ascii="Aptos" w:eastAsia="Aptos" w:hAnsi="Aptos" w:cs="Aptos"/>
            <w:lang w:val="en-CA" w:bidi="en-CA"/>
          </w:rPr>
          <w:delText xml:space="preserve">opening </w:delText>
        </w:r>
      </w:del>
      <w:ins w:id="324" w:author="Author">
        <w:r w:rsidR="00261E05">
          <w:rPr>
            <w:rFonts w:ascii="Aptos" w:eastAsia="Aptos" w:hAnsi="Aptos" w:cs="Aptos"/>
            <w:lang w:val="en-CA" w:bidi="en-CA"/>
          </w:rPr>
          <w:t xml:space="preserve">argued that broadly opening </w:t>
        </w:r>
      </w:ins>
      <w:r w:rsidR="004151F5" w:rsidRPr="00732302">
        <w:rPr>
          <w:rFonts w:ascii="Aptos" w:eastAsia="Aptos" w:hAnsi="Aptos" w:cs="Aptos"/>
          <w:lang w:val="en-CA" w:bidi="en-CA"/>
        </w:rPr>
        <w:t xml:space="preserve">the right to repair goods </w:t>
      </w:r>
      <w:del w:id="325" w:author="Author">
        <w:r w:rsidR="004151F5" w:rsidRPr="00732302" w:rsidDel="007279B8">
          <w:rPr>
            <w:rFonts w:ascii="Aptos" w:eastAsia="Aptos" w:hAnsi="Aptos" w:cs="Aptos"/>
            <w:lang w:val="en-CA" w:bidi="en-CA"/>
          </w:rPr>
          <w:delText>too broadly w</w:delText>
        </w:r>
      </w:del>
      <w:ins w:id="326" w:author="Author">
        <w:r w:rsidR="007279B8">
          <w:rPr>
            <w:rFonts w:ascii="Aptos" w:eastAsia="Aptos" w:hAnsi="Aptos" w:cs="Aptos"/>
            <w:lang w:val="en-CA" w:bidi="en-CA"/>
          </w:rPr>
          <w:t>c</w:t>
        </w:r>
      </w:ins>
      <w:r w:rsidR="004151F5" w:rsidRPr="00732302">
        <w:rPr>
          <w:rFonts w:ascii="Aptos" w:eastAsia="Aptos" w:hAnsi="Aptos" w:cs="Aptos"/>
          <w:lang w:val="en-CA" w:bidi="en-CA"/>
        </w:rPr>
        <w:t xml:space="preserve">ould jeopardize the video game industry by making it almost impossible for rights holders to </w:t>
      </w:r>
      <w:ins w:id="327" w:author="Author">
        <w:r w:rsidR="007279B8">
          <w:rPr>
            <w:rFonts w:ascii="Aptos" w:eastAsia="Aptos" w:hAnsi="Aptos" w:cs="Aptos"/>
            <w:lang w:val="en-CA" w:bidi="en-CA"/>
          </w:rPr>
          <w:t>pur</w:t>
        </w:r>
      </w:ins>
      <w:r w:rsidR="004151F5" w:rsidRPr="00732302">
        <w:rPr>
          <w:rFonts w:ascii="Aptos" w:eastAsia="Aptos" w:hAnsi="Aptos" w:cs="Aptos"/>
          <w:lang w:val="en-CA" w:bidi="en-CA"/>
        </w:rPr>
        <w:t xml:space="preserve">sue </w:t>
      </w:r>
      <w:del w:id="328" w:author="Author">
        <w:r w:rsidR="004151F5" w:rsidRPr="00732302" w:rsidDel="007279B8">
          <w:rPr>
            <w:rFonts w:ascii="Aptos" w:eastAsia="Aptos" w:hAnsi="Aptos" w:cs="Aptos"/>
            <w:lang w:val="en-CA" w:bidi="en-CA"/>
          </w:rPr>
          <w:delText xml:space="preserve">those </w:delText>
        </w:r>
      </w:del>
      <w:ins w:id="329" w:author="Author">
        <w:r w:rsidR="007279B8">
          <w:rPr>
            <w:rFonts w:ascii="Aptos" w:eastAsia="Aptos" w:hAnsi="Aptos" w:cs="Aptos"/>
            <w:lang w:val="en-CA" w:bidi="en-CA"/>
          </w:rPr>
          <w:t xml:space="preserve">legal action </w:t>
        </w:r>
        <w:r w:rsidR="0086657F">
          <w:rPr>
            <w:rFonts w:ascii="Aptos" w:eastAsia="Aptos" w:hAnsi="Aptos" w:cs="Aptos"/>
            <w:lang w:val="en-CA" w:bidi="en-CA"/>
          </w:rPr>
          <w:t xml:space="preserve">against those </w:t>
        </w:r>
      </w:ins>
      <w:del w:id="330" w:author="Author">
        <w:r w:rsidR="004151F5" w:rsidRPr="00732302" w:rsidDel="0086657F">
          <w:rPr>
            <w:rFonts w:ascii="Aptos" w:eastAsia="Aptos" w:hAnsi="Aptos" w:cs="Aptos"/>
            <w:lang w:val="en-CA" w:bidi="en-CA"/>
          </w:rPr>
          <w:delText xml:space="preserve">who would </w:delText>
        </w:r>
      </w:del>
      <w:r w:rsidR="004151F5" w:rsidRPr="00732302">
        <w:rPr>
          <w:rFonts w:ascii="Aptos" w:eastAsia="Aptos" w:hAnsi="Aptos" w:cs="Aptos"/>
          <w:lang w:val="en-CA" w:bidi="en-CA"/>
        </w:rPr>
        <w:t>tamper</w:t>
      </w:r>
      <w:ins w:id="331" w:author="Author">
        <w:r w:rsidR="0086657F">
          <w:rPr>
            <w:rFonts w:ascii="Aptos" w:eastAsia="Aptos" w:hAnsi="Aptos" w:cs="Aptos"/>
            <w:lang w:val="en-CA" w:bidi="en-CA"/>
          </w:rPr>
          <w:t>ing</w:t>
        </w:r>
      </w:ins>
      <w:r w:rsidR="004151F5" w:rsidRPr="00732302">
        <w:rPr>
          <w:rFonts w:ascii="Aptos" w:eastAsia="Aptos" w:hAnsi="Aptos" w:cs="Aptos"/>
          <w:lang w:val="en-CA" w:bidi="en-CA"/>
        </w:rPr>
        <w:t xml:space="preserve"> with their protection measures</w:t>
      </w:r>
      <w:r w:rsidR="00176049">
        <w:rPr>
          <w:rFonts w:ascii="Aptos" w:eastAsia="Aptos" w:hAnsi="Aptos" w:cs="Aptos"/>
          <w:lang w:val="en-CA" w:bidi="en-CA"/>
        </w:rPr>
        <w:t>.</w:t>
      </w:r>
      <w:r w:rsidR="004151F5" w:rsidRPr="00732302">
        <w:rPr>
          <w:rStyle w:val="FootnoteReference"/>
          <w:rFonts w:ascii="Aptos" w:eastAsia="Aptos" w:hAnsi="Aptos" w:cs="Aptos"/>
          <w:lang w:val="en-CA" w:bidi="en-CA"/>
        </w:rPr>
        <w:footnoteReference w:id="10"/>
      </w:r>
      <w:r w:rsidR="00176049">
        <w:rPr>
          <w:rFonts w:ascii="Aptos" w:eastAsia="Aptos" w:hAnsi="Aptos" w:cs="Aptos"/>
          <w:lang w:val="en-CA" w:bidi="en-CA"/>
        </w:rPr>
        <w:t xml:space="preserve"> Charles Bernard, Lead Economist for the </w:t>
      </w:r>
      <w:r w:rsidR="00BD59E2" w:rsidRPr="00461F5B">
        <w:rPr>
          <w:rFonts w:ascii="Aptos" w:eastAsia="Aptos" w:hAnsi="Aptos" w:cs="Aptos"/>
          <w:iCs/>
          <w:lang w:val="en-CA" w:bidi="en-CA"/>
        </w:rPr>
        <w:t>Canadian Automobile Dealers Association</w:t>
      </w:r>
      <w:ins w:id="333" w:author="Author">
        <w:r w:rsidR="00F64F29">
          <w:rPr>
            <w:rFonts w:ascii="Aptos" w:eastAsia="Aptos" w:hAnsi="Aptos" w:cs="Aptos"/>
            <w:iCs/>
            <w:lang w:val="en-CA" w:bidi="en-CA"/>
          </w:rPr>
          <w:t>,</w:t>
        </w:r>
      </w:ins>
      <w:r w:rsidR="00BD59E2" w:rsidRPr="004D238F">
        <w:rPr>
          <w:rFonts w:ascii="Aptos" w:eastAsia="Aptos" w:hAnsi="Aptos" w:cs="Aptos"/>
          <w:i/>
          <w:lang w:val="en-CA" w:bidi="en-CA"/>
        </w:rPr>
        <w:t xml:space="preserve"> </w:t>
      </w:r>
      <w:r w:rsidR="002B2CC0">
        <w:rPr>
          <w:rFonts w:ascii="Aptos" w:eastAsia="Aptos" w:hAnsi="Aptos" w:cs="Aptos"/>
          <w:lang w:val="en-CA" w:bidi="en-CA"/>
        </w:rPr>
        <w:t xml:space="preserve">expressed concerns about </w:t>
      </w:r>
      <w:ins w:id="334" w:author="Author">
        <w:r w:rsidR="00087496">
          <w:rPr>
            <w:rFonts w:ascii="Aptos" w:eastAsia="Aptos" w:hAnsi="Aptos" w:cs="Aptos"/>
            <w:lang w:val="en-CA" w:bidi="en-CA"/>
          </w:rPr>
          <w:t xml:space="preserve">increased </w:t>
        </w:r>
      </w:ins>
      <w:del w:id="335" w:author="Author">
        <w:r w:rsidR="002B2CC0" w:rsidDel="00087496">
          <w:rPr>
            <w:rFonts w:ascii="Aptos" w:eastAsia="Aptos" w:hAnsi="Aptos" w:cs="Aptos"/>
            <w:lang w:val="en-CA" w:bidi="en-CA"/>
          </w:rPr>
          <w:delText xml:space="preserve">the risks associated with </w:delText>
        </w:r>
      </w:del>
      <w:r w:rsidR="002B2CC0">
        <w:rPr>
          <w:rFonts w:ascii="Aptos" w:eastAsia="Aptos" w:hAnsi="Aptos" w:cs="Aptos"/>
          <w:lang w:val="en-CA" w:bidi="en-CA"/>
        </w:rPr>
        <w:t>auto theft</w:t>
      </w:r>
      <w:ins w:id="336" w:author="Author">
        <w:r w:rsidR="00087496">
          <w:rPr>
            <w:rFonts w:ascii="Aptos" w:eastAsia="Aptos" w:hAnsi="Aptos" w:cs="Aptos"/>
            <w:lang w:val="en-CA" w:bidi="en-CA"/>
          </w:rPr>
          <w:t xml:space="preserve"> risks</w:t>
        </w:r>
      </w:ins>
      <w:r w:rsidR="00176049">
        <w:rPr>
          <w:rFonts w:ascii="Aptos" w:eastAsia="Aptos" w:hAnsi="Aptos" w:cs="Aptos"/>
          <w:lang w:val="en-CA" w:bidi="en-CA"/>
        </w:rPr>
        <w:t>.</w:t>
      </w:r>
      <w:r w:rsidR="00BD59E2" w:rsidRPr="00732302">
        <w:rPr>
          <w:rStyle w:val="FootnoteReference"/>
          <w:rFonts w:ascii="Aptos" w:eastAsia="Aptos" w:hAnsi="Aptos" w:cs="Aptos"/>
          <w:lang w:val="en-CA" w:bidi="en-CA"/>
        </w:rPr>
        <w:footnoteReference w:id="11"/>
      </w:r>
      <w:r w:rsidR="00176049">
        <w:rPr>
          <w:rFonts w:ascii="Aptos" w:eastAsia="Aptos" w:hAnsi="Aptos" w:cs="Aptos"/>
          <w:lang w:val="en-CA" w:bidi="en-CA"/>
        </w:rPr>
        <w:t xml:space="preserve"> </w:t>
      </w:r>
      <w:del w:id="338" w:author="Author">
        <w:r w:rsidR="00176049" w:rsidDel="00087496">
          <w:rPr>
            <w:rFonts w:ascii="Aptos" w:eastAsia="Aptos" w:hAnsi="Aptos" w:cs="Aptos"/>
            <w:lang w:val="en-CA" w:bidi="en-CA"/>
          </w:rPr>
          <w:delText xml:space="preserve">For her part, </w:delText>
        </w:r>
      </w:del>
      <w:r w:rsidR="00176049">
        <w:rPr>
          <w:rFonts w:ascii="Aptos" w:eastAsia="Aptos" w:hAnsi="Aptos" w:cs="Aptos"/>
          <w:lang w:val="en-CA" w:bidi="en-CA"/>
        </w:rPr>
        <w:t xml:space="preserve">Catherine </w:t>
      </w:r>
      <w:proofErr w:type="spellStart"/>
      <w:r w:rsidR="00176049">
        <w:rPr>
          <w:rFonts w:ascii="Aptos" w:eastAsia="Aptos" w:hAnsi="Aptos" w:cs="Aptos"/>
          <w:lang w:val="en-CA" w:bidi="en-CA"/>
        </w:rPr>
        <w:t>Lovrics</w:t>
      </w:r>
      <w:proofErr w:type="spellEnd"/>
      <w:r w:rsidR="00176049">
        <w:rPr>
          <w:rFonts w:ascii="Aptos" w:eastAsia="Aptos" w:hAnsi="Aptos" w:cs="Aptos"/>
          <w:lang w:val="en-CA" w:bidi="en-CA"/>
        </w:rPr>
        <w:t xml:space="preserve">, Chair of the </w:t>
      </w:r>
      <w:r w:rsidR="00BD59E2" w:rsidRPr="002E433E">
        <w:rPr>
          <w:rFonts w:ascii="Aptos" w:eastAsia="Aptos" w:hAnsi="Aptos" w:cs="Aptos"/>
          <w:iCs/>
          <w:lang w:val="en-CA" w:bidi="en-CA"/>
        </w:rPr>
        <w:t>Copyright Policy Committee, Intellectual Property Institute of Canada</w:t>
      </w:r>
      <w:ins w:id="339" w:author="Author">
        <w:r w:rsidR="00F64F29">
          <w:rPr>
            <w:rFonts w:ascii="Aptos" w:eastAsia="Aptos" w:hAnsi="Aptos" w:cs="Aptos"/>
            <w:iCs/>
            <w:lang w:val="en-CA" w:bidi="en-CA"/>
          </w:rPr>
          <w:t>,</w:t>
        </w:r>
      </w:ins>
      <w:r w:rsidR="00BD59E2" w:rsidRPr="002E433E">
        <w:rPr>
          <w:rFonts w:ascii="Aptos" w:eastAsia="Aptos" w:hAnsi="Aptos" w:cs="Aptos"/>
          <w:iCs/>
          <w:lang w:val="en-CA" w:bidi="en-CA"/>
        </w:rPr>
        <w:t xml:space="preserve"> </w:t>
      </w:r>
      <w:del w:id="340" w:author="Author">
        <w:r w:rsidR="00BD59E2" w:rsidRPr="002E433E" w:rsidDel="000D5783">
          <w:rPr>
            <w:rFonts w:ascii="Aptos" w:eastAsia="Aptos" w:hAnsi="Aptos" w:cs="Aptos"/>
            <w:iCs/>
            <w:lang w:val="en-CA" w:bidi="en-CA"/>
          </w:rPr>
          <w:delText>foresaw</w:delText>
        </w:r>
        <w:r w:rsidR="00BD59E2" w:rsidRPr="00732302" w:rsidDel="000D5783">
          <w:rPr>
            <w:rFonts w:ascii="Aptos" w:eastAsia="Aptos" w:hAnsi="Aptos" w:cs="Aptos"/>
            <w:lang w:val="en-CA" w:bidi="en-CA"/>
          </w:rPr>
          <w:delText xml:space="preserve"> </w:delText>
        </w:r>
      </w:del>
      <w:ins w:id="341" w:author="Author">
        <w:r w:rsidR="000D5783">
          <w:rPr>
            <w:rFonts w:ascii="Aptos" w:eastAsia="Aptos" w:hAnsi="Aptos" w:cs="Aptos"/>
            <w:iCs/>
            <w:lang w:val="en-CA" w:bidi="en-CA"/>
          </w:rPr>
          <w:t xml:space="preserve">anticipated </w:t>
        </w:r>
      </w:ins>
      <w:r w:rsidR="00BD59E2" w:rsidRPr="00732302">
        <w:rPr>
          <w:rFonts w:ascii="Aptos" w:eastAsia="Aptos" w:hAnsi="Aptos" w:cs="Aptos"/>
          <w:lang w:val="en-CA" w:bidi="en-CA"/>
        </w:rPr>
        <w:t>cybersecurity risks</w:t>
      </w:r>
      <w:r w:rsidR="00100B3B">
        <w:rPr>
          <w:rFonts w:ascii="Aptos" w:eastAsia="Aptos" w:hAnsi="Aptos" w:cs="Aptos"/>
          <w:lang w:val="en-CA" w:bidi="en-CA"/>
        </w:rPr>
        <w:t>.</w:t>
      </w:r>
      <w:r w:rsidR="00BD59E2" w:rsidRPr="00732302">
        <w:rPr>
          <w:rStyle w:val="FootnoteReference"/>
          <w:rFonts w:ascii="Aptos" w:eastAsia="Aptos" w:hAnsi="Aptos" w:cs="Aptos"/>
          <w:lang w:val="en-CA" w:bidi="en-CA"/>
        </w:rPr>
        <w:footnoteReference w:id="12"/>
      </w:r>
      <w:r w:rsidR="00100B3B">
        <w:rPr>
          <w:rFonts w:ascii="Aptos" w:eastAsia="Aptos" w:hAnsi="Aptos" w:cs="Aptos"/>
          <w:lang w:val="en-CA" w:bidi="en-CA"/>
        </w:rPr>
        <w:t xml:space="preserve"> </w:t>
      </w:r>
      <w:del w:id="343" w:author="Author">
        <w:r w:rsidR="00100B3B" w:rsidDel="000D5783">
          <w:rPr>
            <w:rFonts w:ascii="Aptos" w:eastAsia="Aptos" w:hAnsi="Aptos" w:cs="Aptos"/>
            <w:lang w:val="en-CA" w:bidi="en-CA"/>
          </w:rPr>
          <w:delText xml:space="preserve">According to a number of </w:delText>
        </w:r>
      </w:del>
      <w:ins w:id="344" w:author="Author">
        <w:r w:rsidR="000D5783">
          <w:rPr>
            <w:rFonts w:ascii="Aptos" w:eastAsia="Aptos" w:hAnsi="Aptos" w:cs="Aptos"/>
            <w:lang w:val="en-CA" w:bidi="en-CA"/>
          </w:rPr>
          <w:t xml:space="preserve">Several </w:t>
        </w:r>
      </w:ins>
      <w:r w:rsidR="00100B3B">
        <w:rPr>
          <w:rFonts w:ascii="Aptos" w:eastAsia="Aptos" w:hAnsi="Aptos" w:cs="Aptos"/>
          <w:lang w:val="en-CA" w:bidi="en-CA"/>
        </w:rPr>
        <w:t>industry stakeholders</w:t>
      </w:r>
      <w:ins w:id="345" w:author="Author">
        <w:r w:rsidR="000D5783">
          <w:rPr>
            <w:rFonts w:ascii="Aptos" w:eastAsia="Aptos" w:hAnsi="Aptos" w:cs="Aptos"/>
            <w:lang w:val="en-CA" w:bidi="en-CA"/>
          </w:rPr>
          <w:t xml:space="preserve"> believe that </w:t>
        </w:r>
      </w:ins>
      <w:del w:id="346" w:author="Author">
        <w:r w:rsidR="00100B3B" w:rsidDel="000D5783">
          <w:rPr>
            <w:rFonts w:ascii="Aptos" w:eastAsia="Aptos" w:hAnsi="Aptos" w:cs="Aptos"/>
            <w:lang w:val="en-CA" w:bidi="en-CA"/>
          </w:rPr>
          <w:delText xml:space="preserve">, </w:delText>
        </w:r>
      </w:del>
      <w:r w:rsidR="00100B3B">
        <w:rPr>
          <w:rFonts w:ascii="Aptos" w:eastAsia="Aptos" w:hAnsi="Aptos" w:cs="Aptos"/>
          <w:lang w:val="en-CA" w:bidi="en-CA"/>
        </w:rPr>
        <w:t>making documents, software, parts</w:t>
      </w:r>
      <w:ins w:id="347" w:author="Author">
        <w:r w:rsidR="00537106">
          <w:rPr>
            <w:rFonts w:ascii="Aptos" w:eastAsia="Aptos" w:hAnsi="Aptos" w:cs="Aptos"/>
            <w:lang w:val="en-CA" w:bidi="en-CA"/>
          </w:rPr>
          <w:t xml:space="preserve">, </w:t>
        </w:r>
      </w:ins>
      <w:del w:id="348" w:author="Author">
        <w:r w:rsidR="00100B3B" w:rsidDel="00537106">
          <w:rPr>
            <w:rFonts w:ascii="Aptos" w:eastAsia="Aptos" w:hAnsi="Aptos" w:cs="Aptos"/>
            <w:lang w:val="en-CA" w:bidi="en-CA"/>
          </w:rPr>
          <w:delText xml:space="preserve"> </w:delText>
        </w:r>
      </w:del>
      <w:r w:rsidR="00100B3B">
        <w:rPr>
          <w:rFonts w:ascii="Aptos" w:eastAsia="Aptos" w:hAnsi="Aptos" w:cs="Aptos"/>
          <w:lang w:val="en-CA" w:bidi="en-CA"/>
        </w:rPr>
        <w:t xml:space="preserve">and tools available for repair </w:t>
      </w:r>
      <w:del w:id="349" w:author="Author">
        <w:r w:rsidR="00100B3B" w:rsidDel="00537106">
          <w:rPr>
            <w:rFonts w:ascii="Aptos" w:eastAsia="Aptos" w:hAnsi="Aptos" w:cs="Aptos"/>
            <w:lang w:val="en-CA" w:bidi="en-CA"/>
          </w:rPr>
          <w:delText xml:space="preserve">increases </w:delText>
        </w:r>
      </w:del>
      <w:ins w:id="350" w:author="Author">
        <w:r w:rsidR="00537106">
          <w:rPr>
            <w:rFonts w:ascii="Aptos" w:eastAsia="Aptos" w:hAnsi="Aptos" w:cs="Aptos"/>
            <w:lang w:val="en-CA" w:bidi="en-CA"/>
          </w:rPr>
          <w:t xml:space="preserve">could elevate </w:t>
        </w:r>
      </w:ins>
      <w:r w:rsidR="00100B3B">
        <w:rPr>
          <w:rFonts w:ascii="Aptos" w:eastAsia="Aptos" w:hAnsi="Aptos" w:cs="Aptos"/>
          <w:lang w:val="en-CA" w:bidi="en-CA"/>
        </w:rPr>
        <w:t>the risk of cyberattacks.</w:t>
      </w:r>
    </w:p>
    <w:p w14:paraId="455F7544" w14:textId="00F0AE61" w:rsidR="00BD59E2" w:rsidRPr="00465927" w:rsidRDefault="00911D28" w:rsidP="00EA1CB8">
      <w:pPr>
        <w:pStyle w:val="BodyText"/>
        <w:rPr>
          <w:rFonts w:ascii="Aptos" w:hAnsi="Aptos"/>
          <w:lang w:val="en-CA"/>
        </w:rPr>
      </w:pPr>
      <w:r>
        <w:rPr>
          <w:rFonts w:ascii="Aptos" w:eastAsia="Aptos" w:hAnsi="Aptos" w:cs="Aptos"/>
          <w:lang w:val="en-CA" w:bidi="en-CA"/>
        </w:rPr>
        <w:t>I</w:t>
      </w:r>
      <w:r w:rsidR="003E2DCF">
        <w:rPr>
          <w:rFonts w:ascii="Aptos" w:eastAsia="Aptos" w:hAnsi="Aptos" w:cs="Aptos"/>
          <w:lang w:val="en-CA" w:bidi="en-CA"/>
        </w:rPr>
        <w:t>ndustry representatives in the United States</w:t>
      </w:r>
      <w:r>
        <w:rPr>
          <w:rFonts w:ascii="Aptos" w:eastAsia="Aptos" w:hAnsi="Aptos" w:cs="Aptos"/>
          <w:lang w:val="en-CA" w:bidi="en-CA"/>
        </w:rPr>
        <w:t xml:space="preserve"> have </w:t>
      </w:r>
      <w:del w:id="351" w:author="Author">
        <w:r w:rsidDel="0088633B">
          <w:rPr>
            <w:rFonts w:ascii="Aptos" w:eastAsia="Aptos" w:hAnsi="Aptos" w:cs="Aptos"/>
            <w:lang w:val="en-CA" w:bidi="en-CA"/>
          </w:rPr>
          <w:delText xml:space="preserve">pointed </w:delText>
        </w:r>
      </w:del>
      <w:ins w:id="352" w:author="Author">
        <w:r w:rsidR="0088633B">
          <w:rPr>
            <w:rFonts w:ascii="Aptos" w:eastAsia="Aptos" w:hAnsi="Aptos" w:cs="Aptos"/>
            <w:lang w:val="en-CA" w:bidi="en-CA"/>
          </w:rPr>
          <w:t xml:space="preserve">highlighted </w:t>
        </w:r>
      </w:ins>
      <w:del w:id="353" w:author="Author">
        <w:r w:rsidDel="0088633B">
          <w:rPr>
            <w:rFonts w:ascii="Aptos" w:eastAsia="Aptos" w:hAnsi="Aptos" w:cs="Aptos"/>
            <w:lang w:val="en-CA" w:bidi="en-CA"/>
          </w:rPr>
          <w:delText xml:space="preserve">to </w:delText>
        </w:r>
      </w:del>
      <w:r>
        <w:rPr>
          <w:rFonts w:ascii="Aptos" w:eastAsia="Aptos" w:hAnsi="Aptos" w:cs="Aptos"/>
          <w:lang w:val="en-CA" w:bidi="en-CA"/>
        </w:rPr>
        <w:t>similar risks</w:t>
      </w:r>
      <w:r w:rsidR="003E2DCF">
        <w:rPr>
          <w:rFonts w:ascii="Aptos" w:eastAsia="Aptos" w:hAnsi="Aptos" w:cs="Aptos"/>
          <w:lang w:val="en-CA" w:bidi="en-CA"/>
        </w:rPr>
        <w:t xml:space="preserve">. For </w:t>
      </w:r>
      <w:r>
        <w:rPr>
          <w:rFonts w:ascii="Aptos" w:eastAsia="Aptos" w:hAnsi="Aptos" w:cs="Aptos"/>
          <w:lang w:val="en-CA" w:bidi="en-CA"/>
        </w:rPr>
        <w:t>instance</w:t>
      </w:r>
      <w:r w:rsidR="003E2DCF">
        <w:rPr>
          <w:rFonts w:ascii="Aptos" w:eastAsia="Aptos" w:hAnsi="Aptos" w:cs="Aptos"/>
          <w:lang w:val="en-CA" w:bidi="en-CA"/>
        </w:rPr>
        <w:t xml:space="preserve">, </w:t>
      </w:r>
      <w:r w:rsidR="003D2FCF" w:rsidRPr="002E433E">
        <w:rPr>
          <w:rFonts w:ascii="Aptos" w:eastAsia="Aptos" w:hAnsi="Aptos" w:cs="Arial"/>
          <w:color w:val="212529"/>
          <w:shd w:val="clear" w:color="auto" w:fill="FFFFFF"/>
          <w:lang w:val="en-CA" w:bidi="en-CA"/>
        </w:rPr>
        <w:t>the</w:t>
      </w:r>
      <w:r w:rsidR="002E433E">
        <w:rPr>
          <w:rFonts w:ascii="Aptos" w:eastAsia="Aptos" w:hAnsi="Aptos" w:cs="Arial"/>
          <w:color w:val="212529"/>
          <w:shd w:val="clear" w:color="auto" w:fill="FFFFFF"/>
          <w:lang w:val="en-CA" w:bidi="en-CA"/>
        </w:rPr>
        <w:t xml:space="preserve"> </w:t>
      </w:r>
      <w:r w:rsidR="00BD59E2" w:rsidRPr="002E433E">
        <w:rPr>
          <w:rFonts w:ascii="Aptos" w:eastAsia="Aptos" w:hAnsi="Aptos" w:cs="Arial"/>
          <w:color w:val="212529"/>
          <w:shd w:val="clear" w:color="auto" w:fill="FFFFFF"/>
          <w:lang w:val="en-CA" w:bidi="en-CA"/>
        </w:rPr>
        <w:t>Association of Equipment Manufacturers</w:t>
      </w:r>
      <w:r w:rsidR="00BD59E2" w:rsidRPr="00732302">
        <w:rPr>
          <w:rFonts w:ascii="Aptos" w:eastAsia="Aptos" w:hAnsi="Aptos" w:cs="Arial"/>
          <w:i/>
          <w:color w:val="212529"/>
          <w:shd w:val="clear" w:color="auto" w:fill="FFFFFF"/>
          <w:lang w:val="en-CA" w:bidi="en-CA"/>
        </w:rPr>
        <w:t xml:space="preserve"> </w:t>
      </w:r>
      <w:r w:rsidR="00F32867">
        <w:rPr>
          <w:rFonts w:ascii="Aptos" w:eastAsia="Aptos" w:hAnsi="Aptos" w:cs="Arial"/>
          <w:color w:val="212529"/>
          <w:shd w:val="clear" w:color="auto" w:fill="FFFFFF"/>
          <w:lang w:val="en-CA" w:bidi="en-CA"/>
        </w:rPr>
        <w:t xml:space="preserve">suggests that </w:t>
      </w:r>
      <w:del w:id="354" w:author="Author">
        <w:r w:rsidR="00F32867" w:rsidDel="00EE2829">
          <w:rPr>
            <w:rFonts w:ascii="Aptos" w:eastAsia="Aptos" w:hAnsi="Aptos" w:cs="Arial"/>
            <w:color w:val="212529"/>
            <w:shd w:val="clear" w:color="auto" w:fill="FFFFFF"/>
            <w:lang w:val="en-CA" w:bidi="en-CA"/>
          </w:rPr>
          <w:delText xml:space="preserve">making </w:delText>
        </w:r>
      </w:del>
      <w:ins w:id="355" w:author="Author">
        <w:r w:rsidR="00EE2829">
          <w:rPr>
            <w:rFonts w:ascii="Aptos" w:eastAsia="Aptos" w:hAnsi="Aptos" w:cs="Arial"/>
            <w:color w:val="212529"/>
            <w:shd w:val="clear" w:color="auto" w:fill="FFFFFF"/>
            <w:lang w:val="en-CA" w:bidi="en-CA"/>
          </w:rPr>
          <w:t xml:space="preserve">enabling </w:t>
        </w:r>
      </w:ins>
      <w:del w:id="356" w:author="Author">
        <w:r w:rsidR="00F32867" w:rsidDel="00EE2829">
          <w:rPr>
            <w:rFonts w:ascii="Aptos" w:eastAsia="Aptos" w:hAnsi="Aptos" w:cs="Arial"/>
            <w:color w:val="212529"/>
            <w:shd w:val="clear" w:color="auto" w:fill="FFFFFF"/>
            <w:lang w:val="en-CA" w:bidi="en-CA"/>
          </w:rPr>
          <w:delText xml:space="preserve">it possible </w:delText>
        </w:r>
      </w:del>
      <w:ins w:id="357" w:author="Author">
        <w:r w:rsidR="00EE2829">
          <w:rPr>
            <w:rFonts w:ascii="Aptos" w:eastAsia="Aptos" w:hAnsi="Aptos" w:cs="Arial"/>
            <w:color w:val="212529"/>
            <w:shd w:val="clear" w:color="auto" w:fill="FFFFFF"/>
            <w:lang w:val="en-CA" w:bidi="en-CA"/>
          </w:rPr>
          <w:t xml:space="preserve">the </w:t>
        </w:r>
      </w:ins>
      <w:del w:id="358" w:author="Author">
        <w:r w:rsidR="00F32867" w:rsidDel="00EE2829">
          <w:rPr>
            <w:rFonts w:ascii="Aptos" w:eastAsia="Aptos" w:hAnsi="Aptos" w:cs="Arial"/>
            <w:color w:val="212529"/>
            <w:shd w:val="clear" w:color="auto" w:fill="FFFFFF"/>
            <w:lang w:val="en-CA" w:bidi="en-CA"/>
          </w:rPr>
          <w:delText xml:space="preserve">to </w:delText>
        </w:r>
      </w:del>
      <w:r w:rsidR="00F32867">
        <w:rPr>
          <w:rFonts w:ascii="Aptos" w:eastAsia="Aptos" w:hAnsi="Aptos" w:cs="Arial"/>
          <w:color w:val="212529"/>
          <w:shd w:val="clear" w:color="auto" w:fill="FFFFFF"/>
          <w:lang w:val="en-CA" w:bidi="en-CA"/>
        </w:rPr>
        <w:t>circumvent</w:t>
      </w:r>
      <w:ins w:id="359" w:author="Author">
        <w:r w:rsidR="00EE2829">
          <w:rPr>
            <w:rFonts w:ascii="Aptos" w:eastAsia="Aptos" w:hAnsi="Aptos" w:cs="Arial"/>
            <w:color w:val="212529"/>
            <w:shd w:val="clear" w:color="auto" w:fill="FFFFFF"/>
            <w:lang w:val="en-CA" w:bidi="en-CA"/>
          </w:rPr>
          <w:t>ion of</w:t>
        </w:r>
      </w:ins>
      <w:r w:rsidR="00F32867">
        <w:rPr>
          <w:rFonts w:ascii="Aptos" w:eastAsia="Aptos" w:hAnsi="Aptos" w:cs="Arial"/>
          <w:color w:val="212529"/>
          <w:shd w:val="clear" w:color="auto" w:fill="FFFFFF"/>
          <w:lang w:val="en-CA" w:bidi="en-CA"/>
        </w:rPr>
        <w:t xml:space="preserve"> TPMs could compromise emission controls on equipment, </w:t>
      </w:r>
      <w:del w:id="360" w:author="Author">
        <w:r w:rsidR="00F32867" w:rsidDel="00EE2829">
          <w:rPr>
            <w:rFonts w:ascii="Aptos" w:eastAsia="Aptos" w:hAnsi="Aptos" w:cs="Arial"/>
            <w:color w:val="212529"/>
            <w:shd w:val="clear" w:color="auto" w:fill="FFFFFF"/>
            <w:lang w:val="en-CA" w:bidi="en-CA"/>
          </w:rPr>
          <w:delText xml:space="preserve">which </w:delText>
        </w:r>
      </w:del>
      <w:ins w:id="361" w:author="Author">
        <w:r w:rsidR="00EE2829">
          <w:rPr>
            <w:rFonts w:ascii="Aptos" w:eastAsia="Aptos" w:hAnsi="Aptos" w:cs="Arial"/>
            <w:color w:val="212529"/>
            <w:shd w:val="clear" w:color="auto" w:fill="FFFFFF"/>
            <w:lang w:val="en-CA" w:bidi="en-CA"/>
          </w:rPr>
          <w:t xml:space="preserve">potentially </w:t>
        </w:r>
      </w:ins>
      <w:del w:id="362" w:author="Author">
        <w:r w:rsidR="00F32867" w:rsidDel="00EE2829">
          <w:rPr>
            <w:rFonts w:ascii="Aptos" w:eastAsia="Aptos" w:hAnsi="Aptos" w:cs="Arial"/>
            <w:color w:val="212529"/>
            <w:shd w:val="clear" w:color="auto" w:fill="FFFFFF"/>
            <w:lang w:val="en-CA" w:bidi="en-CA"/>
          </w:rPr>
          <w:delText xml:space="preserve">could </w:delText>
        </w:r>
      </w:del>
      <w:r w:rsidR="00F32867">
        <w:rPr>
          <w:rFonts w:ascii="Aptos" w:eastAsia="Aptos" w:hAnsi="Aptos" w:cs="Arial"/>
          <w:color w:val="212529"/>
          <w:shd w:val="clear" w:color="auto" w:fill="FFFFFF"/>
          <w:lang w:val="en-CA" w:bidi="en-CA"/>
        </w:rPr>
        <w:t>lead</w:t>
      </w:r>
      <w:ins w:id="363" w:author="Author">
        <w:r w:rsidR="00EE2829">
          <w:rPr>
            <w:rFonts w:ascii="Aptos" w:eastAsia="Aptos" w:hAnsi="Aptos" w:cs="Arial"/>
            <w:color w:val="212529"/>
            <w:shd w:val="clear" w:color="auto" w:fill="FFFFFF"/>
            <w:lang w:val="en-CA" w:bidi="en-CA"/>
          </w:rPr>
          <w:t>ing</w:t>
        </w:r>
      </w:ins>
      <w:r w:rsidR="00F32867">
        <w:rPr>
          <w:rFonts w:ascii="Aptos" w:eastAsia="Aptos" w:hAnsi="Aptos" w:cs="Arial"/>
          <w:color w:val="212529"/>
          <w:shd w:val="clear" w:color="auto" w:fill="FFFFFF"/>
          <w:lang w:val="en-CA" w:bidi="en-CA"/>
        </w:rPr>
        <w:t xml:space="preserve"> to violations of environmental laws and risks to human life.</w:t>
      </w:r>
      <w:r w:rsidR="00100B3B" w:rsidRPr="00732302">
        <w:rPr>
          <w:rStyle w:val="FootnoteReference"/>
          <w:rFonts w:ascii="Aptos" w:eastAsia="Aptos" w:hAnsi="Aptos" w:cs="Arial"/>
          <w:color w:val="212529"/>
          <w:shd w:val="clear" w:color="auto" w:fill="FFFFFF"/>
          <w:lang w:val="en-CA" w:bidi="en-CA"/>
        </w:rPr>
        <w:footnoteReference w:id="13"/>
      </w:r>
      <w:r w:rsidR="003E2DCF">
        <w:rPr>
          <w:rFonts w:ascii="Aptos" w:eastAsia="Aptos" w:hAnsi="Aptos" w:cs="Aptos"/>
          <w:lang w:val="en-CA" w:bidi="en-CA"/>
        </w:rPr>
        <w:t xml:space="preserve"> Others </w:t>
      </w:r>
      <w:ins w:id="365" w:author="Author">
        <w:r w:rsidR="00477DDE">
          <w:rPr>
            <w:rFonts w:ascii="Aptos" w:eastAsia="Aptos" w:hAnsi="Aptos" w:cs="Aptos"/>
            <w:lang w:val="en-CA" w:bidi="en-CA"/>
          </w:rPr>
          <w:t xml:space="preserve">have raised concerns </w:t>
        </w:r>
      </w:ins>
      <w:del w:id="366" w:author="Author">
        <w:r w:rsidR="003E2DCF" w:rsidDel="00477DDE">
          <w:rPr>
            <w:rFonts w:ascii="Aptos" w:eastAsia="Aptos" w:hAnsi="Aptos" w:cs="Aptos"/>
            <w:lang w:val="en-CA" w:bidi="en-CA"/>
          </w:rPr>
          <w:delText xml:space="preserve">are concerned </w:delText>
        </w:r>
      </w:del>
      <w:r w:rsidR="003E2DCF">
        <w:rPr>
          <w:rFonts w:ascii="Aptos" w:eastAsia="Aptos" w:hAnsi="Aptos" w:cs="Aptos"/>
          <w:lang w:val="en-CA" w:bidi="en-CA"/>
        </w:rPr>
        <w:t>about product liability issues.</w:t>
      </w:r>
      <w:r w:rsidR="00312AB7" w:rsidRPr="00732302">
        <w:rPr>
          <w:rStyle w:val="FootnoteReference"/>
          <w:rFonts w:ascii="Aptos" w:eastAsia="Aptos" w:hAnsi="Aptos" w:cs="Arial"/>
          <w:lang w:val="en-CA" w:bidi="en-CA"/>
        </w:rPr>
        <w:footnoteReference w:id="14"/>
      </w:r>
      <w:r w:rsidR="003E2DCF">
        <w:rPr>
          <w:rFonts w:ascii="Aptos" w:eastAsia="Aptos" w:hAnsi="Aptos" w:cs="Aptos"/>
          <w:lang w:val="en-CA" w:bidi="en-CA"/>
        </w:rPr>
        <w:t xml:space="preserve"> According to Apple and Panasonic, today’s electronics are too complex </w:t>
      </w:r>
      <w:ins w:id="368" w:author="Author">
        <w:r w:rsidR="00AA25BD">
          <w:rPr>
            <w:rFonts w:ascii="Aptos" w:eastAsia="Aptos" w:hAnsi="Aptos" w:cs="Aptos"/>
            <w:lang w:val="en-CA" w:bidi="en-CA"/>
          </w:rPr>
          <w:t xml:space="preserve">for </w:t>
        </w:r>
      </w:ins>
      <w:del w:id="369" w:author="Author">
        <w:r w:rsidR="003E2DCF" w:rsidDel="00AA25BD">
          <w:rPr>
            <w:rFonts w:ascii="Aptos" w:eastAsia="Aptos" w:hAnsi="Aptos" w:cs="Aptos"/>
            <w:lang w:val="en-CA" w:bidi="en-CA"/>
          </w:rPr>
          <w:delText xml:space="preserve">to be repaired by </w:delText>
        </w:r>
      </w:del>
      <w:r w:rsidR="003E2DCF">
        <w:rPr>
          <w:rFonts w:ascii="Aptos" w:eastAsia="Aptos" w:hAnsi="Aptos" w:cs="Aptos"/>
          <w:lang w:val="en-CA" w:bidi="en-CA"/>
        </w:rPr>
        <w:t>non-</w:t>
      </w:r>
      <w:r w:rsidR="003E2DCF">
        <w:rPr>
          <w:rFonts w:ascii="Aptos" w:eastAsia="Aptos" w:hAnsi="Aptos" w:cs="Aptos"/>
          <w:lang w:val="en-CA" w:bidi="en-CA"/>
        </w:rPr>
        <w:lastRenderedPageBreak/>
        <w:t>specialists</w:t>
      </w:r>
      <w:ins w:id="370" w:author="Author">
        <w:r w:rsidR="00AA25BD">
          <w:rPr>
            <w:rFonts w:ascii="Aptos" w:eastAsia="Aptos" w:hAnsi="Aptos" w:cs="Aptos"/>
            <w:lang w:val="en-CA" w:bidi="en-CA"/>
          </w:rPr>
          <w:t xml:space="preserve"> to repair</w:t>
        </w:r>
        <w:del w:id="371" w:author="Author">
          <w:r w:rsidR="00AA25BD" w:rsidDel="004309C2">
            <w:rPr>
              <w:rFonts w:ascii="Aptos" w:eastAsia="Aptos" w:hAnsi="Aptos" w:cs="Arial"/>
              <w:color w:val="212529"/>
              <w:shd w:val="clear" w:color="auto" w:fill="FFFFFF"/>
              <w:lang w:val="en-CA" w:bidi="en-CA"/>
            </w:rPr>
            <w:delText>,</w:delText>
          </w:r>
        </w:del>
      </w:ins>
      <w:del w:id="372" w:author="Author">
        <w:r w:rsidR="00176049" w:rsidDel="00AA25BD">
          <w:rPr>
            <w:rFonts w:ascii="Aptos" w:eastAsia="Aptos" w:hAnsi="Aptos" w:cs="Arial"/>
            <w:color w:val="212529"/>
            <w:shd w:val="clear" w:color="auto" w:fill="FFFFFF"/>
            <w:lang w:val="en-CA" w:bidi="en-CA"/>
          </w:rPr>
          <w:delText>.</w:delText>
        </w:r>
        <w:r w:rsidR="002F0CDF" w:rsidRPr="00732302" w:rsidDel="00A46FF7">
          <w:rPr>
            <w:rStyle w:val="FootnoteReference"/>
            <w:rFonts w:ascii="Aptos" w:eastAsia="Aptos" w:hAnsi="Aptos" w:cs="Arial"/>
            <w:color w:val="212529"/>
            <w:shd w:val="clear" w:color="auto" w:fill="FFFFFF"/>
            <w:lang w:val="en-CA" w:bidi="en-CA"/>
          </w:rPr>
          <w:footnoteReference w:id="15"/>
        </w:r>
      </w:del>
      <w:r w:rsidR="00176049">
        <w:rPr>
          <w:rFonts w:ascii="Aptos" w:eastAsia="Aptos" w:hAnsi="Aptos" w:cs="Arial"/>
          <w:color w:val="212529"/>
          <w:shd w:val="clear" w:color="auto" w:fill="FFFFFF"/>
          <w:lang w:val="en-CA" w:bidi="en-CA"/>
        </w:rPr>
        <w:t xml:space="preserve"> </w:t>
      </w:r>
      <w:ins w:id="375" w:author="Author">
        <w:r w:rsidR="00AA25BD">
          <w:rPr>
            <w:rFonts w:ascii="Aptos" w:eastAsia="Aptos" w:hAnsi="Aptos" w:cs="Arial"/>
            <w:color w:val="212529"/>
            <w:shd w:val="clear" w:color="auto" w:fill="FFFFFF"/>
            <w:lang w:val="en-CA" w:bidi="en-CA"/>
          </w:rPr>
          <w:t>and</w:t>
        </w:r>
        <w:r w:rsidR="004309C2">
          <w:rPr>
            <w:rFonts w:ascii="Aptos" w:eastAsia="Aptos" w:hAnsi="Aptos" w:cs="Arial"/>
            <w:color w:val="212529"/>
            <w:shd w:val="clear" w:color="auto" w:fill="FFFFFF"/>
            <w:lang w:val="en-CA" w:bidi="en-CA"/>
          </w:rPr>
          <w:t>,</w:t>
        </w:r>
        <w:r w:rsidR="00AA25BD">
          <w:rPr>
            <w:rFonts w:ascii="Aptos" w:eastAsia="Aptos" w:hAnsi="Aptos" w:cs="Arial"/>
            <w:color w:val="212529"/>
            <w:shd w:val="clear" w:color="auto" w:fill="FFFFFF"/>
            <w:lang w:val="en-CA" w:bidi="en-CA"/>
          </w:rPr>
          <w:t xml:space="preserve"> </w:t>
        </w:r>
      </w:ins>
      <w:del w:id="376" w:author="Author">
        <w:r w:rsidR="00176049" w:rsidDel="00AA25BD">
          <w:rPr>
            <w:rFonts w:ascii="Aptos" w:eastAsia="Aptos" w:hAnsi="Aptos" w:cs="Arial"/>
            <w:color w:val="212529"/>
            <w:shd w:val="clear" w:color="auto" w:fill="FFFFFF"/>
            <w:lang w:val="en-CA" w:bidi="en-CA"/>
          </w:rPr>
          <w:delText>T</w:delText>
        </w:r>
      </w:del>
      <w:ins w:id="377" w:author="Author">
        <w:r w:rsidR="00AA25BD">
          <w:rPr>
            <w:rFonts w:ascii="Aptos" w:eastAsia="Aptos" w:hAnsi="Aptos" w:cs="Arial"/>
            <w:color w:val="212529"/>
            <w:shd w:val="clear" w:color="auto" w:fill="FFFFFF"/>
            <w:lang w:val="en-CA" w:bidi="en-CA"/>
          </w:rPr>
          <w:t>t</w:t>
        </w:r>
      </w:ins>
      <w:r w:rsidR="00176049">
        <w:rPr>
          <w:rFonts w:ascii="Aptos" w:eastAsia="Aptos" w:hAnsi="Aptos" w:cs="Arial"/>
          <w:color w:val="212529"/>
          <w:shd w:val="clear" w:color="auto" w:fill="FFFFFF"/>
          <w:lang w:val="en-CA" w:bidi="en-CA"/>
        </w:rPr>
        <w:t xml:space="preserve">hus, </w:t>
      </w:r>
      <w:r w:rsidR="003E2DCF">
        <w:rPr>
          <w:rFonts w:ascii="Aptos" w:eastAsia="Aptos" w:hAnsi="Aptos" w:cs="Aptos"/>
          <w:lang w:val="en-CA" w:bidi="en-CA"/>
        </w:rPr>
        <w:t>broadening the right to repair could compromise consumer safety.</w:t>
      </w:r>
      <w:ins w:id="378" w:author="Author">
        <w:del w:id="379" w:author="Author">
          <w:r w:rsidR="00A46FF7" w:rsidRPr="00A46FF7" w:rsidDel="00D77BC5">
            <w:rPr>
              <w:rStyle w:val="Heading1Char"/>
              <w:rFonts w:ascii="Aptos" w:eastAsia="Aptos" w:hAnsi="Aptos" w:cs="Arial"/>
              <w:color w:val="212529"/>
              <w:shd w:val="clear" w:color="auto" w:fill="FFFFFF"/>
              <w:lang w:val="en-CA" w:bidi="en-CA"/>
            </w:rPr>
            <w:delText xml:space="preserve"> </w:delText>
          </w:r>
        </w:del>
      </w:ins>
      <w:moveFromRangeStart w:id="380" w:author="Author" w:name="move184044461"/>
      <w:moveFrom w:id="381" w:author="Author" w16du:dateUtc="2024-12-02T20:07:00Z">
        <w:ins w:id="382" w:author="Author">
          <w:r w:rsidR="00A46FF7" w:rsidRPr="00732302" w:rsidDel="00D77BC5">
            <w:rPr>
              <w:rStyle w:val="FootnoteReference"/>
              <w:rFonts w:ascii="Aptos" w:eastAsia="Aptos" w:hAnsi="Aptos" w:cs="Arial"/>
              <w:color w:val="212529"/>
              <w:shd w:val="clear" w:color="auto" w:fill="FFFFFF"/>
              <w:lang w:val="en-CA" w:bidi="en-CA"/>
            </w:rPr>
            <w:footnoteReference w:id="16"/>
          </w:r>
        </w:ins>
      </w:moveFrom>
      <w:moveFromRangeEnd w:id="380"/>
      <w:moveToRangeStart w:id="387" w:author="Author" w:name="move184044461"/>
      <w:moveTo w:id="388" w:author="Author" w16du:dateUtc="2024-12-02T20:07:00Z">
        <w:r w:rsidR="00D77BC5" w:rsidRPr="00732302">
          <w:rPr>
            <w:rStyle w:val="FootnoteReference"/>
            <w:rFonts w:ascii="Aptos" w:eastAsia="Aptos" w:hAnsi="Aptos" w:cs="Arial"/>
            <w:color w:val="212529"/>
            <w:shd w:val="clear" w:color="auto" w:fill="FFFFFF"/>
            <w:lang w:val="en-CA" w:bidi="en-CA"/>
          </w:rPr>
          <w:footnoteReference w:id="17"/>
        </w:r>
      </w:moveTo>
      <w:moveToRangeEnd w:id="387"/>
    </w:p>
    <w:p w14:paraId="7A22883E" w14:textId="2C119171" w:rsidR="00BD59E2" w:rsidRPr="00465927" w:rsidRDefault="00BD59E2" w:rsidP="00BD59E2">
      <w:pPr>
        <w:pStyle w:val="BodyText"/>
        <w:rPr>
          <w:rFonts w:ascii="Aptos" w:hAnsi="Aptos"/>
          <w:lang w:val="en-CA"/>
        </w:rPr>
      </w:pPr>
      <w:r w:rsidRPr="00732302">
        <w:rPr>
          <w:rFonts w:ascii="Aptos" w:eastAsia="Aptos" w:hAnsi="Aptos" w:cs="Aptos"/>
          <w:lang w:val="en-CA" w:bidi="en-CA"/>
        </w:rPr>
        <w:t>Concerns about safety, security</w:t>
      </w:r>
      <w:ins w:id="391" w:author="Author">
        <w:r w:rsidR="00837AD5">
          <w:rPr>
            <w:rFonts w:ascii="Aptos" w:eastAsia="Aptos" w:hAnsi="Aptos" w:cs="Aptos"/>
            <w:lang w:val="en-CA" w:bidi="en-CA"/>
          </w:rPr>
          <w:t xml:space="preserve">, </w:t>
        </w:r>
      </w:ins>
      <w:del w:id="392" w:author="Author">
        <w:r w:rsidRPr="00732302" w:rsidDel="00837AD5">
          <w:rPr>
            <w:rFonts w:ascii="Aptos" w:eastAsia="Aptos" w:hAnsi="Aptos" w:cs="Aptos"/>
            <w:lang w:val="en-CA" w:bidi="en-CA"/>
          </w:rPr>
          <w:delText xml:space="preserve"> </w:delText>
        </w:r>
      </w:del>
      <w:r w:rsidRPr="00732302">
        <w:rPr>
          <w:rFonts w:ascii="Aptos" w:eastAsia="Aptos" w:hAnsi="Aptos" w:cs="Aptos"/>
          <w:lang w:val="en-CA" w:bidi="en-CA"/>
        </w:rPr>
        <w:t>and liability are certainly legitimate</w:t>
      </w:r>
      <w:ins w:id="393" w:author="Author">
        <w:r w:rsidR="007A3998">
          <w:rPr>
            <w:rFonts w:ascii="Aptos" w:eastAsia="Aptos" w:hAnsi="Aptos" w:cs="Aptos"/>
            <w:lang w:val="en-CA" w:bidi="en-CA"/>
          </w:rPr>
          <w:t>; however</w:t>
        </w:r>
        <w:r w:rsidR="004A5810">
          <w:rPr>
            <w:rFonts w:ascii="Aptos" w:eastAsia="Aptos" w:hAnsi="Aptos" w:cs="Aptos"/>
            <w:lang w:val="en-CA" w:bidi="en-CA"/>
          </w:rPr>
          <w:t xml:space="preserve">, </w:t>
        </w:r>
        <w:del w:id="394" w:author="Author">
          <w:r w:rsidR="007A3998" w:rsidDel="004A5810">
            <w:rPr>
              <w:rFonts w:ascii="Aptos" w:eastAsia="Aptos" w:hAnsi="Aptos" w:cs="Aptos"/>
              <w:lang w:val="en-CA" w:bidi="en-CA"/>
            </w:rPr>
            <w:delText xml:space="preserve"> </w:delText>
          </w:r>
        </w:del>
      </w:ins>
      <w:del w:id="395" w:author="Author">
        <w:r w:rsidRPr="00732302" w:rsidDel="007A3998">
          <w:rPr>
            <w:rFonts w:ascii="Aptos" w:eastAsia="Aptos" w:hAnsi="Aptos" w:cs="Aptos"/>
            <w:lang w:val="en-CA" w:bidi="en-CA"/>
          </w:rPr>
          <w:delText xml:space="preserve">, but </w:delText>
        </w:r>
      </w:del>
      <w:r w:rsidRPr="00732302">
        <w:rPr>
          <w:rFonts w:ascii="Aptos" w:eastAsia="Aptos" w:hAnsi="Aptos" w:cs="Aptos"/>
          <w:lang w:val="en-CA" w:bidi="en-CA"/>
        </w:rPr>
        <w:t xml:space="preserve">it is also </w:t>
      </w:r>
      <w:del w:id="396" w:author="Author">
        <w:r w:rsidRPr="00732302" w:rsidDel="004A5810">
          <w:rPr>
            <w:rFonts w:ascii="Aptos" w:eastAsia="Aptos" w:hAnsi="Aptos" w:cs="Aptos"/>
            <w:lang w:val="en-CA" w:bidi="en-CA"/>
          </w:rPr>
          <w:delText xml:space="preserve">legitimate </w:delText>
        </w:r>
      </w:del>
      <w:ins w:id="397" w:author="Author">
        <w:r w:rsidR="004A5810">
          <w:rPr>
            <w:rFonts w:ascii="Aptos" w:eastAsia="Aptos" w:hAnsi="Aptos" w:cs="Aptos"/>
            <w:lang w:val="en-CA" w:bidi="en-CA"/>
          </w:rPr>
          <w:t>valid</w:t>
        </w:r>
        <w:r w:rsidR="004A5810" w:rsidRPr="00732302">
          <w:rPr>
            <w:rFonts w:ascii="Aptos" w:eastAsia="Aptos" w:hAnsi="Aptos" w:cs="Aptos"/>
            <w:lang w:val="en-CA" w:bidi="en-CA"/>
          </w:rPr>
          <w:t xml:space="preserve"> </w:t>
        </w:r>
      </w:ins>
      <w:r w:rsidRPr="00732302">
        <w:rPr>
          <w:rFonts w:ascii="Aptos" w:eastAsia="Aptos" w:hAnsi="Aptos" w:cs="Aptos"/>
          <w:lang w:val="en-CA" w:bidi="en-CA"/>
        </w:rPr>
        <w:t xml:space="preserve">to </w:t>
      </w:r>
      <w:del w:id="398" w:author="Author">
        <w:r w:rsidRPr="00732302" w:rsidDel="004A5810">
          <w:rPr>
            <w:rFonts w:ascii="Aptos" w:eastAsia="Aptos" w:hAnsi="Aptos" w:cs="Aptos"/>
            <w:lang w:val="en-CA" w:bidi="en-CA"/>
          </w:rPr>
          <w:delText xml:space="preserve">ask </w:delText>
        </w:r>
      </w:del>
      <w:ins w:id="399" w:author="Author">
        <w:r w:rsidR="004A5810">
          <w:rPr>
            <w:rFonts w:ascii="Aptos" w:eastAsia="Aptos" w:hAnsi="Aptos" w:cs="Aptos"/>
            <w:lang w:val="en-CA" w:bidi="en-CA"/>
          </w:rPr>
          <w:t xml:space="preserve">question </w:t>
        </w:r>
      </w:ins>
      <w:r w:rsidRPr="00732302">
        <w:rPr>
          <w:rFonts w:ascii="Aptos" w:eastAsia="Aptos" w:hAnsi="Aptos" w:cs="Aptos"/>
          <w:lang w:val="en-CA" w:bidi="en-CA"/>
        </w:rPr>
        <w:t xml:space="preserve">whether intellectual property law is the </w:t>
      </w:r>
      <w:del w:id="400" w:author="Author">
        <w:r w:rsidRPr="00732302" w:rsidDel="004A5810">
          <w:rPr>
            <w:rFonts w:ascii="Aptos" w:eastAsia="Aptos" w:hAnsi="Aptos" w:cs="Aptos"/>
            <w:lang w:val="en-CA" w:bidi="en-CA"/>
          </w:rPr>
          <w:delText xml:space="preserve">right </w:delText>
        </w:r>
      </w:del>
      <w:ins w:id="401" w:author="Author">
        <w:r w:rsidR="004A5810">
          <w:rPr>
            <w:rFonts w:ascii="Aptos" w:eastAsia="Aptos" w:hAnsi="Aptos" w:cs="Aptos"/>
            <w:lang w:val="en-CA" w:bidi="en-CA"/>
          </w:rPr>
          <w:t xml:space="preserve">appropriate </w:t>
        </w:r>
      </w:ins>
      <w:r w:rsidRPr="00732302">
        <w:rPr>
          <w:rFonts w:ascii="Aptos" w:eastAsia="Aptos" w:hAnsi="Aptos" w:cs="Aptos"/>
          <w:lang w:val="en-CA" w:bidi="en-CA"/>
        </w:rPr>
        <w:t xml:space="preserve">vehicle to address </w:t>
      </w:r>
      <w:del w:id="402" w:author="Author">
        <w:r w:rsidRPr="00732302" w:rsidDel="004A5810">
          <w:rPr>
            <w:rFonts w:ascii="Aptos" w:eastAsia="Aptos" w:hAnsi="Aptos" w:cs="Aptos"/>
            <w:lang w:val="en-CA" w:bidi="en-CA"/>
          </w:rPr>
          <w:delText>them</w:delText>
        </w:r>
      </w:del>
      <w:ins w:id="403" w:author="Author">
        <w:r w:rsidR="004A5810">
          <w:rPr>
            <w:rFonts w:ascii="Aptos" w:eastAsia="Aptos" w:hAnsi="Aptos" w:cs="Aptos"/>
            <w:lang w:val="en-CA" w:bidi="en-CA"/>
          </w:rPr>
          <w:t>these issues</w:t>
        </w:r>
      </w:ins>
      <w:r w:rsidRPr="00732302">
        <w:rPr>
          <w:rFonts w:ascii="Aptos" w:eastAsia="Aptos" w:hAnsi="Aptos" w:cs="Aptos"/>
          <w:lang w:val="en-CA" w:bidi="en-CA"/>
        </w:rPr>
        <w:t>.</w:t>
      </w:r>
    </w:p>
    <w:p w14:paraId="37F084E6" w14:textId="48F513E9" w:rsidR="003E21CD" w:rsidRPr="003F4D1A" w:rsidRDefault="00701F8D" w:rsidP="00C964E5">
      <w:pPr>
        <w:pStyle w:val="BodyText"/>
        <w:rPr>
          <w:rFonts w:ascii="Aptos" w:hAnsi="Aptos"/>
          <w:lang w:val="en-CA"/>
        </w:rPr>
      </w:pPr>
      <w:ins w:id="404" w:author="Author">
        <w:r>
          <w:rPr>
            <w:lang w:val="en-CA" w:bidi="en-CA"/>
          </w:rPr>
          <w:t xml:space="preserve">During review of C-244, </w:t>
        </w:r>
      </w:ins>
      <w:r w:rsidR="003E21CD" w:rsidRPr="007D29D5">
        <w:rPr>
          <w:lang w:val="en-CA" w:bidi="en-CA"/>
        </w:rPr>
        <w:t>Shannon Sereda, Director</w:t>
      </w:r>
      <w:del w:id="405" w:author="Author">
        <w:r w:rsidR="003E21CD" w:rsidRPr="007D29D5" w:rsidDel="00D11049">
          <w:rPr>
            <w:lang w:val="en-CA" w:bidi="en-CA"/>
          </w:rPr>
          <w:delText>,</w:delText>
        </w:r>
      </w:del>
      <w:ins w:id="406" w:author="Author">
        <w:r w:rsidR="00D11049">
          <w:rPr>
            <w:lang w:val="en-CA" w:bidi="en-CA"/>
          </w:rPr>
          <w:t xml:space="preserve"> of</w:t>
        </w:r>
      </w:ins>
      <w:r w:rsidR="003E21CD" w:rsidRPr="007D29D5">
        <w:rPr>
          <w:lang w:val="en-CA" w:bidi="en-CA"/>
        </w:rPr>
        <w:t xml:space="preserve"> Government Relations, Policy</w:t>
      </w:r>
      <w:ins w:id="407" w:author="Author">
        <w:r w:rsidR="00B624E7">
          <w:rPr>
            <w:lang w:val="en-CA" w:bidi="en-CA"/>
          </w:rPr>
          <w:t>,</w:t>
        </w:r>
      </w:ins>
      <w:r w:rsidR="003E21CD" w:rsidRPr="007D29D5">
        <w:rPr>
          <w:lang w:val="en-CA" w:bidi="en-CA"/>
        </w:rPr>
        <w:t xml:space="preserve"> and Markets for Alberta Wheat and Barley Commissions, </w:t>
      </w:r>
      <w:ins w:id="408" w:author="Author">
        <w:r w:rsidR="00D11049">
          <w:rPr>
            <w:lang w:val="en-CA" w:bidi="en-CA"/>
          </w:rPr>
          <w:t xml:space="preserve">highlighted </w:t>
        </w:r>
      </w:ins>
      <w:del w:id="409" w:author="Author">
        <w:r w:rsidR="003E21CD" w:rsidRPr="007D29D5" w:rsidDel="00D11049">
          <w:rPr>
            <w:lang w:val="en-CA" w:bidi="en-CA"/>
          </w:rPr>
          <w:delText xml:space="preserve">pointed in particular to </w:delText>
        </w:r>
      </w:del>
      <w:r w:rsidR="003E21CD" w:rsidRPr="007D29D5">
        <w:rPr>
          <w:lang w:val="en-CA" w:bidi="en-CA"/>
        </w:rPr>
        <w:t xml:space="preserve">the </w:t>
      </w:r>
      <w:ins w:id="410" w:author="Author">
        <w:r w:rsidR="0005505A">
          <w:rPr>
            <w:lang w:val="en-CA" w:bidi="en-CA"/>
          </w:rPr>
          <w:t xml:space="preserve">potential difficulties </w:t>
        </w:r>
      </w:ins>
      <w:del w:id="411" w:author="Author">
        <w:r w:rsidR="003E21CD" w:rsidRPr="007D29D5" w:rsidDel="0005505A">
          <w:rPr>
            <w:lang w:val="en-CA" w:bidi="en-CA"/>
          </w:rPr>
          <w:delText xml:space="preserve">risks for </w:delText>
        </w:r>
      </w:del>
      <w:r w:rsidR="003E21CD" w:rsidRPr="007D29D5">
        <w:rPr>
          <w:lang w:val="en-CA" w:bidi="en-CA"/>
        </w:rPr>
        <w:t xml:space="preserve">farmers </w:t>
      </w:r>
      <w:ins w:id="412" w:author="Author">
        <w:r w:rsidR="0005505A">
          <w:rPr>
            <w:lang w:val="en-CA" w:bidi="en-CA"/>
          </w:rPr>
          <w:t xml:space="preserve">face when </w:t>
        </w:r>
      </w:ins>
      <w:del w:id="413" w:author="Author">
        <w:r w:rsidR="003E21CD" w:rsidRPr="007D29D5" w:rsidDel="00D11049">
          <w:rPr>
            <w:lang w:val="en-CA" w:bidi="en-CA"/>
          </w:rPr>
          <w:delText xml:space="preserve">of not being </w:delText>
        </w:r>
      </w:del>
      <w:ins w:id="414" w:author="Author">
        <w:del w:id="415" w:author="Author">
          <w:r w:rsidR="00D11049" w:rsidDel="0005505A">
            <w:rPr>
              <w:lang w:val="en-CA" w:bidi="en-CA"/>
            </w:rPr>
            <w:delText>un</w:delText>
          </w:r>
        </w:del>
      </w:ins>
      <w:del w:id="416" w:author="Author">
        <w:r w:rsidR="003E21CD" w:rsidRPr="007D29D5" w:rsidDel="0005505A">
          <w:rPr>
            <w:lang w:val="en-CA" w:bidi="en-CA"/>
          </w:rPr>
          <w:delText xml:space="preserve">able </w:delText>
        </w:r>
      </w:del>
      <w:ins w:id="417" w:author="Author">
        <w:r w:rsidR="0005505A">
          <w:rPr>
            <w:lang w:val="en-CA" w:bidi="en-CA"/>
          </w:rPr>
          <w:t xml:space="preserve">they cannot </w:t>
        </w:r>
        <w:r w:rsidR="00041A2B">
          <w:rPr>
            <w:lang w:val="en-CA" w:bidi="en-CA"/>
          </w:rPr>
          <w:t xml:space="preserve">swiftly </w:t>
        </w:r>
      </w:ins>
      <w:del w:id="418" w:author="Author">
        <w:r w:rsidR="003E21CD" w:rsidRPr="007D29D5" w:rsidDel="0005505A">
          <w:rPr>
            <w:lang w:val="en-CA" w:bidi="en-CA"/>
          </w:rPr>
          <w:delText xml:space="preserve">to </w:delText>
        </w:r>
        <w:r w:rsidR="003E21CD" w:rsidRPr="007D29D5" w:rsidDel="00A84E06">
          <w:rPr>
            <w:lang w:val="en-CA" w:bidi="en-CA"/>
          </w:rPr>
          <w:delText xml:space="preserve">quickly </w:delText>
        </w:r>
      </w:del>
      <w:r w:rsidR="003E21CD" w:rsidRPr="007D29D5">
        <w:rPr>
          <w:lang w:val="en-CA" w:bidi="en-CA"/>
        </w:rPr>
        <w:t>repair their equipment</w:t>
      </w:r>
      <w:del w:id="419" w:author="Author">
        <w:r w:rsidR="003E21CD" w:rsidRPr="007D29D5" w:rsidDel="00041A2B">
          <w:rPr>
            <w:lang w:val="en-CA" w:bidi="en-CA"/>
          </w:rPr>
          <w:delText xml:space="preserve"> </w:delText>
        </w:r>
        <w:r w:rsidR="003E21CD" w:rsidRPr="007D29D5" w:rsidDel="00A84E06">
          <w:rPr>
            <w:lang w:val="en-CA" w:bidi="en-CA"/>
          </w:rPr>
          <w:delText>themselves</w:delText>
        </w:r>
      </w:del>
      <w:ins w:id="420" w:author="Author">
        <w:del w:id="421" w:author="Author">
          <w:r w:rsidR="00A84E06" w:rsidDel="00041A2B">
            <w:rPr>
              <w:lang w:val="en-CA" w:bidi="en-CA"/>
            </w:rPr>
            <w:delText>promptly</w:delText>
          </w:r>
        </w:del>
      </w:ins>
      <w:r w:rsidR="003E21CD" w:rsidRPr="007D29D5">
        <w:rPr>
          <w:lang w:val="en-CA" w:bidi="en-CA"/>
        </w:rPr>
        <w:t xml:space="preserve">. </w:t>
      </w:r>
      <w:del w:id="422" w:author="Author">
        <w:r w:rsidR="003E21CD" w:rsidRPr="007D29D5" w:rsidDel="00041A2B">
          <w:rPr>
            <w:lang w:val="en-CA" w:bidi="en-CA"/>
          </w:rPr>
          <w:delText>According to her</w:delText>
        </w:r>
      </w:del>
      <w:ins w:id="423" w:author="Author">
        <w:r w:rsidR="00041A2B">
          <w:rPr>
            <w:lang w:val="en-CA" w:bidi="en-CA"/>
          </w:rPr>
          <w:t>She argued</w:t>
        </w:r>
        <w:r w:rsidR="000A1447">
          <w:rPr>
            <w:lang w:val="en-CA" w:bidi="en-CA"/>
          </w:rPr>
          <w:t xml:space="preserve"> that</w:t>
        </w:r>
      </w:ins>
      <w:del w:id="424" w:author="Author">
        <w:r w:rsidR="003E21CD" w:rsidRPr="007D29D5" w:rsidDel="000A1447">
          <w:rPr>
            <w:lang w:val="en-CA" w:bidi="en-CA"/>
          </w:rPr>
          <w:delText>,</w:delText>
        </w:r>
      </w:del>
      <w:r w:rsidR="003E21CD" w:rsidRPr="007D29D5">
        <w:rPr>
          <w:lang w:val="en-CA" w:bidi="en-CA"/>
        </w:rPr>
        <w:t xml:space="preserve"> “</w:t>
      </w:r>
      <w:r w:rsidR="00176049" w:rsidRPr="00732302">
        <w:rPr>
          <w:rFonts w:ascii="Aptos" w:eastAsia="Aptos" w:hAnsi="Aptos" w:cs="Aptos"/>
          <w:lang w:val="en-CA" w:bidi="en-CA"/>
        </w:rPr>
        <w:t xml:space="preserve">[t]he </w:t>
      </w:r>
      <w:r w:rsidR="00CF0D45" w:rsidRPr="003F4D1A">
        <w:rPr>
          <w:rFonts w:ascii="Aptos" w:eastAsia="Aptos" w:hAnsi="Aptos" w:cs="Aptos"/>
          <w:iCs/>
          <w:lang w:val="en-CA" w:bidi="en-CA"/>
        </w:rPr>
        <w:t>current legislative environment in Canada supports equipment repair monopolies by allowing OEMs to prohibit the bypassing of TPMs</w:t>
      </w:r>
      <w:r w:rsidR="00176049" w:rsidRPr="003F4D1A">
        <w:rPr>
          <w:rFonts w:ascii="Aptos" w:eastAsia="Aptos" w:hAnsi="Aptos" w:cs="Aptos"/>
          <w:iCs/>
          <w:lang w:val="en-CA" w:bidi="en-CA"/>
        </w:rPr>
        <w:t>.”</w:t>
      </w:r>
      <w:r w:rsidR="00D25347" w:rsidRPr="00732302">
        <w:rPr>
          <w:rStyle w:val="FootnoteReference"/>
          <w:rFonts w:ascii="Aptos" w:eastAsia="Aptos" w:hAnsi="Aptos" w:cs="Arial"/>
          <w:lang w:val="en-CA" w:bidi="en-CA"/>
        </w:rPr>
        <w:footnoteReference w:id="18"/>
      </w:r>
      <w:r w:rsidR="003E21CD" w:rsidRPr="007D29D5">
        <w:rPr>
          <w:lang w:val="en-CA" w:bidi="en-CA"/>
        </w:rPr>
        <w:t xml:space="preserve"> Anthony D. Rosborough, </w:t>
      </w:r>
      <w:ins w:id="426" w:author="Author">
        <w:r w:rsidR="000A1447">
          <w:rPr>
            <w:lang w:val="en-CA" w:bidi="en-CA"/>
          </w:rPr>
          <w:t xml:space="preserve">a </w:t>
        </w:r>
      </w:ins>
      <w:del w:id="427" w:author="Author">
        <w:r w:rsidR="003E21CD" w:rsidRPr="007D29D5" w:rsidDel="000A1447">
          <w:rPr>
            <w:lang w:val="en-CA" w:bidi="en-CA"/>
          </w:rPr>
          <w:delText xml:space="preserve">Researcher </w:delText>
        </w:r>
      </w:del>
      <w:ins w:id="428" w:author="Author">
        <w:r w:rsidR="000A1447">
          <w:rPr>
            <w:lang w:val="en-CA" w:bidi="en-CA"/>
          </w:rPr>
          <w:t>r</w:t>
        </w:r>
        <w:r w:rsidR="000A1447" w:rsidRPr="007D29D5">
          <w:rPr>
            <w:lang w:val="en-CA" w:bidi="en-CA"/>
          </w:rPr>
          <w:t xml:space="preserve">esearcher </w:t>
        </w:r>
      </w:ins>
      <w:r w:rsidR="003E21CD" w:rsidRPr="007D29D5">
        <w:rPr>
          <w:lang w:val="en-CA" w:bidi="en-CA"/>
        </w:rPr>
        <w:t xml:space="preserve">in the Law Department of the European University Institute, corroborated </w:t>
      </w:r>
      <w:ins w:id="429" w:author="Author">
        <w:r w:rsidR="00E6721E">
          <w:rPr>
            <w:lang w:val="en-CA" w:bidi="en-CA"/>
          </w:rPr>
          <w:t>this viewpoint</w:t>
        </w:r>
      </w:ins>
      <w:del w:id="430" w:author="Author">
        <w:r w:rsidR="003E21CD" w:rsidRPr="007D29D5" w:rsidDel="00E6721E">
          <w:rPr>
            <w:lang w:val="en-CA" w:bidi="en-CA"/>
          </w:rPr>
          <w:delText>these words</w:delText>
        </w:r>
      </w:del>
      <w:r w:rsidR="00E104F8">
        <w:rPr>
          <w:lang w:val="en-CA" w:bidi="en-CA"/>
        </w:rPr>
        <w:t>,</w:t>
      </w:r>
      <w:r w:rsidR="003E21CD" w:rsidRPr="007D29D5">
        <w:rPr>
          <w:lang w:val="en-CA" w:bidi="en-CA"/>
        </w:rPr>
        <w:t xml:space="preserve"> </w:t>
      </w:r>
      <w:r w:rsidR="00E104F8">
        <w:rPr>
          <w:lang w:val="en-CA" w:bidi="en-CA"/>
        </w:rPr>
        <w:t xml:space="preserve">stating </w:t>
      </w:r>
      <w:r w:rsidR="003E21CD" w:rsidRPr="007D29D5">
        <w:rPr>
          <w:lang w:val="en-CA" w:bidi="en-CA"/>
        </w:rPr>
        <w:t xml:space="preserve">that TPMs </w:t>
      </w:r>
      <w:r w:rsidR="003E21CD" w:rsidRPr="003F4D1A">
        <w:rPr>
          <w:lang w:val="en-CA" w:bidi="en-CA"/>
        </w:rPr>
        <w:t>“</w:t>
      </w:r>
      <w:r w:rsidR="003E21CD" w:rsidRPr="003F4D1A">
        <w:rPr>
          <w:rFonts w:ascii="Aptos" w:eastAsia="Aptos" w:hAnsi="Aptos" w:cs="Aptos"/>
          <w:lang w:val="en-CA" w:bidi="en-CA"/>
        </w:rPr>
        <w:t>function pri</w:t>
      </w:r>
      <w:ins w:id="431" w:author="Author">
        <w:r w:rsidR="005C2E11">
          <w:rPr>
            <w:rFonts w:ascii="Aptos" w:eastAsia="Aptos" w:hAnsi="Aptos" w:cs="Aptos"/>
            <w:lang w:val="en-CA" w:bidi="en-CA"/>
          </w:rPr>
          <w:t>ncipally</w:t>
        </w:r>
      </w:ins>
      <w:del w:id="432" w:author="Author">
        <w:r w:rsidR="003E21CD" w:rsidRPr="003F4D1A" w:rsidDel="005C2E11">
          <w:rPr>
            <w:rFonts w:ascii="Aptos" w:eastAsia="Aptos" w:hAnsi="Aptos" w:cs="Aptos"/>
            <w:lang w:val="en-CA" w:bidi="en-CA"/>
          </w:rPr>
          <w:delText>marily</w:delText>
        </w:r>
      </w:del>
      <w:r w:rsidR="003E21CD" w:rsidRPr="003F4D1A">
        <w:rPr>
          <w:rFonts w:ascii="Aptos" w:eastAsia="Aptos" w:hAnsi="Aptos" w:cs="Aptos"/>
          <w:lang w:val="en-CA" w:bidi="en-CA"/>
        </w:rPr>
        <w:t xml:space="preserve"> to protect technologies, rather than works or the rights of authors</w:t>
      </w:r>
      <w:r w:rsidR="0054542E" w:rsidRPr="003F4D1A">
        <w:rPr>
          <w:rFonts w:ascii="Aptos" w:eastAsia="Aptos" w:hAnsi="Aptos" w:cs="Aptos"/>
          <w:lang w:val="en-CA" w:bidi="en-CA"/>
        </w:rPr>
        <w:t>.</w:t>
      </w:r>
      <w:r w:rsidR="003E21CD" w:rsidRPr="003F4D1A">
        <w:rPr>
          <w:lang w:val="en-CA" w:bidi="en-CA"/>
        </w:rPr>
        <w:t>”</w:t>
      </w:r>
      <w:r w:rsidR="0054542E" w:rsidRPr="003F4D1A">
        <w:rPr>
          <w:rFonts w:ascii="Aptos" w:eastAsia="Aptos" w:hAnsi="Aptos" w:cs="Aptos"/>
          <w:lang w:val="en-CA" w:bidi="en-CA"/>
        </w:rPr>
        <w:t xml:space="preserve"> In his view, the industry sometimes </w:t>
      </w:r>
      <w:ins w:id="433" w:author="Author">
        <w:r w:rsidR="00E37456">
          <w:rPr>
            <w:rFonts w:ascii="Aptos" w:eastAsia="Aptos" w:hAnsi="Aptos" w:cs="Aptos"/>
            <w:lang w:val="en-CA" w:bidi="en-CA"/>
          </w:rPr>
          <w:t xml:space="preserve">relies on </w:t>
        </w:r>
      </w:ins>
      <w:r w:rsidR="0054542E" w:rsidRPr="003F4D1A">
        <w:rPr>
          <w:rFonts w:ascii="Aptos" w:eastAsia="Aptos" w:hAnsi="Aptos" w:cs="Aptos"/>
          <w:lang w:val="en-CA" w:bidi="en-CA"/>
        </w:rPr>
        <w:t>copyrights</w:t>
      </w:r>
      <w:ins w:id="434" w:author="Author">
        <w:r w:rsidR="00E37456">
          <w:rPr>
            <w:rFonts w:ascii="Aptos" w:eastAsia="Aptos" w:hAnsi="Aptos" w:cs="Aptos"/>
            <w:lang w:val="en-CA" w:bidi="en-CA"/>
          </w:rPr>
          <w:t xml:space="preserve"> for</w:t>
        </w:r>
      </w:ins>
      <w:r w:rsidR="0054542E" w:rsidRPr="003F4D1A">
        <w:rPr>
          <w:rFonts w:ascii="Aptos" w:eastAsia="Aptos" w:hAnsi="Aptos" w:cs="Aptos"/>
          <w:lang w:val="en-CA" w:bidi="en-CA"/>
        </w:rPr>
        <w:t xml:space="preserve"> what should be </w:t>
      </w:r>
      <w:ins w:id="435" w:author="Author">
        <w:r w:rsidR="00E37456">
          <w:rPr>
            <w:rFonts w:ascii="Aptos" w:eastAsia="Aptos" w:hAnsi="Aptos" w:cs="Aptos"/>
            <w:lang w:val="en-CA" w:bidi="en-CA"/>
          </w:rPr>
          <w:t xml:space="preserve">more appropriately </w:t>
        </w:r>
      </w:ins>
      <w:r w:rsidR="0054542E" w:rsidRPr="003F4D1A">
        <w:rPr>
          <w:rFonts w:ascii="Aptos" w:eastAsia="Aptos" w:hAnsi="Aptos" w:cs="Aptos"/>
          <w:lang w:val="en-CA" w:bidi="en-CA"/>
        </w:rPr>
        <w:t xml:space="preserve">protected </w:t>
      </w:r>
      <w:del w:id="436" w:author="Author">
        <w:r w:rsidR="0054542E" w:rsidRPr="003F4D1A" w:rsidDel="00E37456">
          <w:rPr>
            <w:rFonts w:ascii="Aptos" w:eastAsia="Aptos" w:hAnsi="Aptos" w:cs="Aptos"/>
            <w:lang w:val="en-CA" w:bidi="en-CA"/>
          </w:rPr>
          <w:delText xml:space="preserve">by </w:delText>
        </w:r>
      </w:del>
      <w:ins w:id="437" w:author="Author">
        <w:r w:rsidR="00E37456">
          <w:rPr>
            <w:rFonts w:ascii="Aptos" w:eastAsia="Aptos" w:hAnsi="Aptos" w:cs="Aptos"/>
            <w:lang w:val="en-CA" w:bidi="en-CA"/>
          </w:rPr>
          <w:t xml:space="preserve">with </w:t>
        </w:r>
      </w:ins>
      <w:del w:id="438" w:author="Author">
        <w:r w:rsidR="0054542E" w:rsidRPr="003F4D1A" w:rsidDel="00E37456">
          <w:rPr>
            <w:rFonts w:ascii="Aptos" w:eastAsia="Aptos" w:hAnsi="Aptos" w:cs="Aptos"/>
            <w:lang w:val="en-CA" w:bidi="en-CA"/>
          </w:rPr>
          <w:delText xml:space="preserve">a </w:delText>
        </w:r>
      </w:del>
      <w:r w:rsidR="0054542E" w:rsidRPr="003F4D1A">
        <w:rPr>
          <w:rFonts w:ascii="Aptos" w:eastAsia="Aptos" w:hAnsi="Aptos" w:cs="Aptos"/>
          <w:lang w:val="en-CA" w:bidi="en-CA"/>
        </w:rPr>
        <w:t>patent</w:t>
      </w:r>
      <w:ins w:id="439" w:author="Author">
        <w:r w:rsidR="00E37456">
          <w:rPr>
            <w:rFonts w:ascii="Aptos" w:eastAsia="Aptos" w:hAnsi="Aptos" w:cs="Aptos"/>
            <w:lang w:val="en-CA" w:bidi="en-CA"/>
          </w:rPr>
          <w:t>s</w:t>
        </w:r>
      </w:ins>
      <w:r w:rsidR="0054542E" w:rsidRPr="003F4D1A">
        <w:rPr>
          <w:rFonts w:ascii="Aptos" w:eastAsia="Aptos" w:hAnsi="Aptos" w:cs="Aptos"/>
          <w:lang w:val="en-CA" w:bidi="en-CA"/>
        </w:rPr>
        <w:t xml:space="preserve"> or trade secret</w:t>
      </w:r>
      <w:ins w:id="440" w:author="Author">
        <w:r w:rsidR="00E37456">
          <w:rPr>
            <w:rFonts w:ascii="Aptos" w:eastAsia="Aptos" w:hAnsi="Aptos" w:cs="Aptos"/>
            <w:lang w:val="en-CA" w:bidi="en-CA"/>
          </w:rPr>
          <w:t>s</w:t>
        </w:r>
      </w:ins>
      <w:r w:rsidR="0054542E" w:rsidRPr="003F4D1A">
        <w:rPr>
          <w:rFonts w:ascii="Aptos" w:eastAsia="Aptos" w:hAnsi="Aptos" w:cs="Aptos"/>
          <w:lang w:val="en-CA" w:bidi="en-CA"/>
        </w:rPr>
        <w:t>.</w:t>
      </w:r>
      <w:r w:rsidR="003E21CD" w:rsidRPr="003F4D1A">
        <w:rPr>
          <w:rStyle w:val="FootnoteReference"/>
          <w:rFonts w:ascii="Aptos" w:eastAsia="Aptos" w:hAnsi="Aptos" w:cs="Aptos"/>
          <w:lang w:val="en-CA" w:bidi="en-CA"/>
        </w:rPr>
        <w:footnoteReference w:id="19"/>
      </w:r>
    </w:p>
    <w:p w14:paraId="46E34C98" w14:textId="5F50CFF1" w:rsidR="00CB7560" w:rsidRPr="00465927" w:rsidRDefault="00CB7560" w:rsidP="00CB7560">
      <w:pPr>
        <w:pStyle w:val="BodyText"/>
        <w:rPr>
          <w:lang w:val="en-CA"/>
        </w:rPr>
      </w:pPr>
      <w:r w:rsidRPr="002A5A9D">
        <w:rPr>
          <w:lang w:val="en-CA" w:bidi="en-CA"/>
        </w:rPr>
        <w:t xml:space="preserve">The relaxation of TPM rules </w:t>
      </w:r>
      <w:ins w:id="442" w:author="Author">
        <w:r w:rsidR="0047310D">
          <w:rPr>
            <w:lang w:val="en-CA" w:bidi="en-CA"/>
          </w:rPr>
          <w:t xml:space="preserve">in Canada </w:t>
        </w:r>
      </w:ins>
      <w:r w:rsidR="001934F1">
        <w:rPr>
          <w:lang w:val="en-CA" w:bidi="en-CA"/>
        </w:rPr>
        <w:t>aligns with</w:t>
      </w:r>
      <w:r w:rsidRPr="002A5A9D">
        <w:rPr>
          <w:lang w:val="en-CA" w:bidi="en-CA"/>
        </w:rPr>
        <w:t xml:space="preserve"> similar measures already </w:t>
      </w:r>
      <w:del w:id="443" w:author="Author">
        <w:r w:rsidR="00140FFE" w:rsidDel="00424B43">
          <w:rPr>
            <w:lang w:val="en-CA" w:bidi="en-CA"/>
          </w:rPr>
          <w:delText>passed</w:delText>
        </w:r>
        <w:r w:rsidRPr="002A5A9D" w:rsidDel="00424B43">
          <w:rPr>
            <w:lang w:val="en-CA" w:bidi="en-CA"/>
          </w:rPr>
          <w:delText xml:space="preserve"> </w:delText>
        </w:r>
      </w:del>
      <w:ins w:id="444" w:author="Author">
        <w:r w:rsidR="00424B43">
          <w:rPr>
            <w:lang w:val="en-CA" w:bidi="en-CA"/>
          </w:rPr>
          <w:t xml:space="preserve">implemented </w:t>
        </w:r>
      </w:ins>
      <w:r w:rsidRPr="002A5A9D">
        <w:rPr>
          <w:lang w:val="en-CA" w:bidi="en-CA"/>
        </w:rPr>
        <w:t xml:space="preserve">in the United States. On October 28, the Librarian of Congress renewed a series of exceptions to section 1201 of the </w:t>
      </w:r>
      <w:r w:rsidRPr="002A5A9D">
        <w:rPr>
          <w:i/>
          <w:lang w:val="en-CA" w:bidi="en-CA"/>
        </w:rPr>
        <w:t>Digital Millennium Copyright Act</w:t>
      </w:r>
      <w:r w:rsidRPr="002A5A9D">
        <w:rPr>
          <w:lang w:val="en-CA" w:bidi="en-CA"/>
        </w:rPr>
        <w:t xml:space="preserve"> (DMCA), </w:t>
      </w:r>
      <w:del w:id="445" w:author="Author">
        <w:r w:rsidRPr="002A5A9D" w:rsidDel="00424B43">
          <w:rPr>
            <w:lang w:val="en-CA" w:bidi="en-CA"/>
          </w:rPr>
          <w:delText xml:space="preserve">one </w:delText>
        </w:r>
      </w:del>
      <w:ins w:id="446" w:author="Author">
        <w:r w:rsidR="00424B43">
          <w:rPr>
            <w:lang w:val="en-CA" w:bidi="en-CA"/>
          </w:rPr>
          <w:t xml:space="preserve">including </w:t>
        </w:r>
        <w:r w:rsidR="00D67D32">
          <w:rPr>
            <w:lang w:val="en-CA" w:bidi="en-CA"/>
          </w:rPr>
          <w:t xml:space="preserve">provisions </w:t>
        </w:r>
      </w:ins>
      <w:del w:id="447" w:author="Author">
        <w:r w:rsidRPr="002A5A9D" w:rsidDel="00D67D32">
          <w:rPr>
            <w:lang w:val="en-CA" w:bidi="en-CA"/>
          </w:rPr>
          <w:delText xml:space="preserve">of which </w:delText>
        </w:r>
      </w:del>
      <w:ins w:id="448" w:author="Author">
        <w:r w:rsidR="00D67D32">
          <w:rPr>
            <w:lang w:val="en-CA" w:bidi="en-CA"/>
          </w:rPr>
          <w:t xml:space="preserve">that </w:t>
        </w:r>
      </w:ins>
      <w:r w:rsidRPr="002A5A9D">
        <w:rPr>
          <w:lang w:val="en-CA" w:bidi="en-CA"/>
        </w:rPr>
        <w:t>allow</w:t>
      </w:r>
      <w:del w:id="449" w:author="Author">
        <w:r w:rsidRPr="002A5A9D" w:rsidDel="00D67D32">
          <w:rPr>
            <w:lang w:val="en-CA" w:bidi="en-CA"/>
          </w:rPr>
          <w:delText>s</w:delText>
        </w:r>
      </w:del>
      <w:r w:rsidRPr="002A5A9D">
        <w:rPr>
          <w:lang w:val="en-CA" w:bidi="en-CA"/>
        </w:rPr>
        <w:t xml:space="preserve"> the circumvention of certain protection measures </w:t>
      </w:r>
      <w:del w:id="450" w:author="Author">
        <w:r w:rsidRPr="002A5A9D" w:rsidDel="00D67D32">
          <w:rPr>
            <w:lang w:val="en-CA" w:bidi="en-CA"/>
          </w:rPr>
          <w:delText xml:space="preserve">to proceed with </w:delText>
        </w:r>
      </w:del>
      <w:ins w:id="451" w:author="Author">
        <w:r w:rsidR="00D67D32">
          <w:rPr>
            <w:lang w:val="en-CA" w:bidi="en-CA"/>
          </w:rPr>
          <w:t xml:space="preserve">for </w:t>
        </w:r>
      </w:ins>
      <w:r w:rsidRPr="002A5A9D">
        <w:rPr>
          <w:lang w:val="en-CA" w:bidi="en-CA"/>
        </w:rPr>
        <w:t>repairs.</w:t>
      </w:r>
      <w:r w:rsidRPr="00732302">
        <w:rPr>
          <w:rStyle w:val="FootnoteReference"/>
          <w:rFonts w:ascii="Aptos" w:eastAsia="Aptos" w:hAnsi="Aptos" w:cs="Aptos"/>
          <w:lang w:val="en-CA" w:bidi="en-CA"/>
        </w:rPr>
        <w:footnoteReference w:id="20"/>
      </w:r>
      <w:r w:rsidRPr="002A5A9D">
        <w:rPr>
          <w:lang w:val="en-CA" w:bidi="en-CA"/>
        </w:rPr>
        <w:t xml:space="preserve"> These exceptions are </w:t>
      </w:r>
      <w:ins w:id="453" w:author="Author">
        <w:r w:rsidR="00F41C17">
          <w:rPr>
            <w:lang w:val="en-CA" w:bidi="en-CA"/>
          </w:rPr>
          <w:t xml:space="preserve">subject to renewal </w:t>
        </w:r>
      </w:ins>
      <w:del w:id="454" w:author="Author">
        <w:r w:rsidRPr="002A5A9D" w:rsidDel="00F41C17">
          <w:rPr>
            <w:lang w:val="en-CA" w:bidi="en-CA"/>
          </w:rPr>
          <w:delText xml:space="preserve">to be renewed </w:delText>
        </w:r>
      </w:del>
      <w:r w:rsidRPr="002A5A9D">
        <w:rPr>
          <w:lang w:val="en-CA" w:bidi="en-CA"/>
        </w:rPr>
        <w:t>every three years</w:t>
      </w:r>
      <w:del w:id="455" w:author="Author">
        <w:r w:rsidRPr="002A5A9D" w:rsidDel="00F41C17">
          <w:rPr>
            <w:lang w:val="en-CA" w:bidi="en-CA"/>
          </w:rPr>
          <w:delText>,</w:delText>
        </w:r>
      </w:del>
      <w:r w:rsidRPr="002A5A9D">
        <w:rPr>
          <w:lang w:val="en-CA" w:bidi="en-CA"/>
        </w:rPr>
        <w:t xml:space="preserve"> and have so far been renewed twice since 2018.</w:t>
      </w:r>
      <w:r w:rsidRPr="00732302">
        <w:rPr>
          <w:rStyle w:val="FootnoteReference"/>
          <w:rFonts w:ascii="Aptos" w:eastAsia="Aptos" w:hAnsi="Aptos" w:cs="Aptos"/>
          <w:lang w:val="en-CA" w:bidi="en-CA"/>
        </w:rPr>
        <w:footnoteReference w:id="21"/>
      </w:r>
      <w:r w:rsidRPr="002A5A9D">
        <w:rPr>
          <w:lang w:val="en-CA" w:bidi="en-CA"/>
        </w:rPr>
        <w:t xml:space="preserve"> </w:t>
      </w:r>
      <w:r w:rsidR="00691DF5" w:rsidRPr="00691DF5">
        <w:rPr>
          <w:lang w:val="en-CA" w:bidi="en-CA"/>
        </w:rPr>
        <w:t>Over the past few</w:t>
      </w:r>
      <w:r w:rsidR="00691DF5">
        <w:rPr>
          <w:lang w:val="en-CA" w:bidi="en-CA"/>
        </w:rPr>
        <w:t xml:space="preserve"> </w:t>
      </w:r>
      <w:r w:rsidRPr="002A5A9D">
        <w:rPr>
          <w:lang w:val="en-CA" w:bidi="en-CA"/>
        </w:rPr>
        <w:t xml:space="preserve">years, the United States has taken </w:t>
      </w:r>
      <w:del w:id="457" w:author="Author">
        <w:r w:rsidRPr="002A5A9D" w:rsidDel="001677B9">
          <w:rPr>
            <w:lang w:val="en-CA" w:bidi="en-CA"/>
          </w:rPr>
          <w:delText xml:space="preserve">a </w:delText>
        </w:r>
        <w:r w:rsidRPr="002A5A9D" w:rsidDel="009D3A3E">
          <w:rPr>
            <w:lang w:val="en-CA" w:bidi="en-CA"/>
          </w:rPr>
          <w:delText xml:space="preserve">number </w:delText>
        </w:r>
      </w:del>
      <w:ins w:id="458" w:author="Author">
        <w:r w:rsidR="009D3A3E">
          <w:rPr>
            <w:lang w:val="en-CA" w:bidi="en-CA"/>
          </w:rPr>
          <w:t xml:space="preserve">several </w:t>
        </w:r>
      </w:ins>
      <w:del w:id="459" w:author="Author">
        <w:r w:rsidRPr="002A5A9D" w:rsidDel="009D3A3E">
          <w:rPr>
            <w:lang w:val="en-CA" w:bidi="en-CA"/>
          </w:rPr>
          <w:delText xml:space="preserve">of </w:delText>
        </w:r>
      </w:del>
      <w:r w:rsidRPr="002A5A9D">
        <w:rPr>
          <w:lang w:val="en-CA" w:bidi="en-CA"/>
        </w:rPr>
        <w:t xml:space="preserve">steps to promote the right to repair goods. In </w:t>
      </w:r>
      <w:r w:rsidRPr="002A5A9D">
        <w:rPr>
          <w:lang w:val="en-CA" w:bidi="en-CA"/>
        </w:rPr>
        <w:lastRenderedPageBreak/>
        <w:t>May 2021, the Federal Trade Commission (FTC) filed a detailed report</w:t>
      </w:r>
      <w:r w:rsidRPr="00732302">
        <w:rPr>
          <w:rStyle w:val="FootnoteReference"/>
          <w:rFonts w:ascii="Aptos" w:eastAsia="Aptos" w:hAnsi="Aptos" w:cs="Aptos"/>
          <w:lang w:val="en-CA" w:bidi="en-CA"/>
        </w:rPr>
        <w:footnoteReference w:id="22"/>
      </w:r>
      <w:r w:rsidRPr="002A5A9D">
        <w:rPr>
          <w:lang w:val="en-CA" w:bidi="en-CA"/>
        </w:rPr>
        <w:t xml:space="preserve"> on </w:t>
      </w:r>
      <w:del w:id="461" w:author="Author">
        <w:r w:rsidRPr="002A5A9D" w:rsidDel="009D3A3E">
          <w:rPr>
            <w:lang w:val="en-CA" w:bidi="en-CA"/>
          </w:rPr>
          <w:delText xml:space="preserve">various </w:delText>
        </w:r>
      </w:del>
      <w:r w:rsidRPr="002A5A9D">
        <w:rPr>
          <w:lang w:val="en-CA" w:bidi="en-CA"/>
        </w:rPr>
        <w:t>anti</w:t>
      </w:r>
      <w:del w:id="462" w:author="Author">
        <w:r w:rsidRPr="002A5A9D" w:rsidDel="0008638B">
          <w:rPr>
            <w:lang w:val="en-CA" w:bidi="en-CA"/>
          </w:rPr>
          <w:delText>-</w:delText>
        </w:r>
      </w:del>
      <w:ins w:id="463" w:author="Author">
        <w:r w:rsidR="0008638B">
          <w:rPr>
            <w:lang w:val="en-CA" w:bidi="en-CA"/>
          </w:rPr>
          <w:noBreakHyphen/>
        </w:r>
      </w:ins>
      <w:r w:rsidRPr="002A5A9D">
        <w:rPr>
          <w:lang w:val="en-CA" w:bidi="en-CA"/>
        </w:rPr>
        <w:t xml:space="preserve">competitive practices </w:t>
      </w:r>
      <w:del w:id="464" w:author="Author">
        <w:r w:rsidRPr="002A5A9D" w:rsidDel="0008638B">
          <w:rPr>
            <w:lang w:val="en-CA" w:bidi="en-CA"/>
          </w:rPr>
          <w:delText xml:space="preserve">involving </w:delText>
        </w:r>
      </w:del>
      <w:ins w:id="465" w:author="Author">
        <w:r w:rsidR="0008638B">
          <w:rPr>
            <w:lang w:val="en-CA" w:bidi="en-CA"/>
          </w:rPr>
          <w:t xml:space="preserve">related to </w:t>
        </w:r>
      </w:ins>
      <w:r w:rsidRPr="002A5A9D">
        <w:rPr>
          <w:lang w:val="en-CA" w:bidi="en-CA"/>
        </w:rPr>
        <w:t xml:space="preserve">the right to repair. On July 9, 2021, shortly after the report was </w:t>
      </w:r>
      <w:del w:id="466" w:author="Author">
        <w:r w:rsidRPr="002A5A9D" w:rsidDel="00160E42">
          <w:rPr>
            <w:lang w:val="en-CA" w:bidi="en-CA"/>
          </w:rPr>
          <w:delText>submitted</w:delText>
        </w:r>
      </w:del>
      <w:ins w:id="467" w:author="Author">
        <w:r w:rsidR="00160E42">
          <w:rPr>
            <w:lang w:val="en-CA" w:bidi="en-CA"/>
          </w:rPr>
          <w:t>released</w:t>
        </w:r>
      </w:ins>
      <w:r w:rsidRPr="002A5A9D">
        <w:rPr>
          <w:lang w:val="en-CA" w:bidi="en-CA"/>
        </w:rPr>
        <w:t xml:space="preserve">, the U.S. President issued an Executive Order to combat such practices and </w:t>
      </w:r>
      <w:del w:id="468" w:author="Author">
        <w:r w:rsidRPr="002A5A9D" w:rsidDel="00160E42">
          <w:rPr>
            <w:lang w:val="en-CA" w:bidi="en-CA"/>
          </w:rPr>
          <w:delText xml:space="preserve">foster </w:delText>
        </w:r>
      </w:del>
      <w:ins w:id="469" w:author="Author">
        <w:r w:rsidR="00160E42">
          <w:rPr>
            <w:lang w:val="en-CA" w:bidi="en-CA"/>
          </w:rPr>
          <w:t>encourage</w:t>
        </w:r>
        <w:r w:rsidR="00160E42" w:rsidRPr="002A5A9D">
          <w:rPr>
            <w:lang w:val="en-CA" w:bidi="en-CA"/>
          </w:rPr>
          <w:t xml:space="preserve"> </w:t>
        </w:r>
      </w:ins>
      <w:r w:rsidRPr="002A5A9D">
        <w:rPr>
          <w:lang w:val="en-CA" w:bidi="en-CA"/>
        </w:rPr>
        <w:t>the development of a third</w:t>
      </w:r>
      <w:ins w:id="470" w:author="Author">
        <w:r w:rsidR="003D4AB3">
          <w:rPr>
            <w:lang w:val="en-CA" w:bidi="en-CA"/>
          </w:rPr>
          <w:noBreakHyphen/>
        </w:r>
      </w:ins>
      <w:del w:id="471" w:author="Author">
        <w:r w:rsidR="00691DF5" w:rsidRPr="003D4AB3" w:rsidDel="003D4AB3">
          <w:rPr>
            <w:vertAlign w:val="subscript"/>
            <w:lang w:val="en-CA" w:bidi="en-CA"/>
            <w:rPrChange w:id="472" w:author="Author">
              <w:rPr>
                <w:lang w:val="en-CA" w:bidi="en-CA"/>
              </w:rPr>
            </w:rPrChange>
          </w:rPr>
          <w:delText xml:space="preserve"> </w:delText>
        </w:r>
      </w:del>
      <w:r w:rsidRPr="002A5A9D">
        <w:rPr>
          <w:lang w:val="en-CA" w:bidi="en-CA"/>
        </w:rPr>
        <w:t>party or owner repair market.</w:t>
      </w:r>
      <w:r w:rsidRPr="00732302">
        <w:rPr>
          <w:rStyle w:val="FootnoteReference"/>
          <w:rFonts w:ascii="Aptos" w:eastAsia="Aptos" w:hAnsi="Aptos" w:cs="Aptos"/>
          <w:lang w:val="en-CA" w:bidi="en-CA"/>
        </w:rPr>
        <w:footnoteReference w:id="23"/>
      </w:r>
      <w:r w:rsidRPr="002A5A9D">
        <w:rPr>
          <w:lang w:val="en-CA" w:bidi="en-CA"/>
        </w:rPr>
        <w:t xml:space="preserve"> Since then, </w:t>
      </w:r>
      <w:del w:id="474" w:author="Author">
        <w:r w:rsidRPr="002A5A9D" w:rsidDel="00D8734F">
          <w:rPr>
            <w:lang w:val="en-CA" w:bidi="en-CA"/>
          </w:rPr>
          <w:delText xml:space="preserve">several </w:delText>
        </w:r>
      </w:del>
      <w:ins w:id="475" w:author="Author">
        <w:r w:rsidR="00D8734F">
          <w:rPr>
            <w:lang w:val="en-CA" w:bidi="en-CA"/>
          </w:rPr>
          <w:t>multiple</w:t>
        </w:r>
        <w:r w:rsidR="00D8734F" w:rsidRPr="002A5A9D">
          <w:rPr>
            <w:lang w:val="en-CA" w:bidi="en-CA"/>
          </w:rPr>
          <w:t xml:space="preserve"> </w:t>
        </w:r>
      </w:ins>
      <w:r w:rsidRPr="002A5A9D">
        <w:rPr>
          <w:lang w:val="en-CA" w:bidi="en-CA"/>
        </w:rPr>
        <w:t xml:space="preserve">states have </w:t>
      </w:r>
      <w:del w:id="476" w:author="Author">
        <w:r w:rsidRPr="002A5A9D" w:rsidDel="00D8734F">
          <w:rPr>
            <w:lang w:val="en-CA" w:bidi="en-CA"/>
          </w:rPr>
          <w:delText xml:space="preserve">passed </w:delText>
        </w:r>
      </w:del>
      <w:ins w:id="477" w:author="Author">
        <w:r w:rsidR="00D8734F">
          <w:rPr>
            <w:lang w:val="en-CA" w:bidi="en-CA"/>
          </w:rPr>
          <w:t xml:space="preserve">enacted </w:t>
        </w:r>
      </w:ins>
      <w:r w:rsidRPr="002A5A9D">
        <w:rPr>
          <w:lang w:val="en-CA" w:bidi="en-CA"/>
        </w:rPr>
        <w:t xml:space="preserve">laws </w:t>
      </w:r>
      <w:del w:id="478" w:author="Author">
        <w:r w:rsidRPr="002A5A9D" w:rsidDel="00D8734F">
          <w:rPr>
            <w:lang w:val="en-CA" w:bidi="en-CA"/>
          </w:rPr>
          <w:delText xml:space="preserve">in </w:delText>
        </w:r>
      </w:del>
      <w:r w:rsidRPr="002A5A9D">
        <w:rPr>
          <w:lang w:val="en-CA" w:bidi="en-CA"/>
        </w:rPr>
        <w:t>support</w:t>
      </w:r>
      <w:ins w:id="479" w:author="Author">
        <w:r w:rsidR="00D8734F">
          <w:rPr>
            <w:lang w:val="en-CA" w:bidi="en-CA"/>
          </w:rPr>
          <w:t>ing</w:t>
        </w:r>
      </w:ins>
      <w:r w:rsidRPr="002A5A9D">
        <w:rPr>
          <w:lang w:val="en-CA" w:bidi="en-CA"/>
        </w:rPr>
        <w:t xml:space="preserve"> </w:t>
      </w:r>
      <w:del w:id="480" w:author="Author">
        <w:r w:rsidRPr="002A5A9D" w:rsidDel="00D8734F">
          <w:rPr>
            <w:lang w:val="en-CA" w:bidi="en-CA"/>
          </w:rPr>
          <w:delText xml:space="preserve">of </w:delText>
        </w:r>
      </w:del>
      <w:r w:rsidRPr="002A5A9D">
        <w:rPr>
          <w:lang w:val="en-CA" w:bidi="en-CA"/>
        </w:rPr>
        <w:t>the right to repair.</w:t>
      </w:r>
      <w:r w:rsidR="00C02E0B" w:rsidRPr="00732302">
        <w:rPr>
          <w:rStyle w:val="FootnoteReference"/>
          <w:rFonts w:ascii="Aptos" w:eastAsia="Aptos" w:hAnsi="Aptos" w:cs="Aptos"/>
          <w:lang w:val="en-CA" w:bidi="en-CA"/>
        </w:rPr>
        <w:footnoteReference w:id="24"/>
      </w:r>
      <w:r w:rsidRPr="002A5A9D">
        <w:rPr>
          <w:lang w:val="en-CA" w:bidi="en-CA"/>
        </w:rPr>
        <w:t xml:space="preserve"> On January 8, 2023, John Deere </w:t>
      </w:r>
      <w:del w:id="485" w:author="Author">
        <w:r w:rsidRPr="002A5A9D" w:rsidDel="006B2934">
          <w:rPr>
            <w:lang w:val="en-CA" w:bidi="en-CA"/>
          </w:rPr>
          <w:delText xml:space="preserve">also </w:delText>
        </w:r>
      </w:del>
      <w:r w:rsidRPr="002A5A9D">
        <w:rPr>
          <w:lang w:val="en-CA" w:bidi="en-CA"/>
        </w:rPr>
        <w:t xml:space="preserve">pledged to </w:t>
      </w:r>
      <w:ins w:id="486" w:author="Author">
        <w:r w:rsidR="006B2934">
          <w:rPr>
            <w:lang w:val="en-CA" w:bidi="en-CA"/>
          </w:rPr>
          <w:t xml:space="preserve">enable </w:t>
        </w:r>
      </w:ins>
      <w:del w:id="487" w:author="Author">
        <w:r w:rsidRPr="002A5A9D" w:rsidDel="006B2934">
          <w:rPr>
            <w:lang w:val="en-CA" w:bidi="en-CA"/>
          </w:rPr>
          <w:delText xml:space="preserve">make it possible for </w:delText>
        </w:r>
      </w:del>
      <w:r w:rsidRPr="002A5A9D">
        <w:rPr>
          <w:lang w:val="en-CA" w:bidi="en-CA"/>
        </w:rPr>
        <w:t xml:space="preserve">independent repairers to </w:t>
      </w:r>
      <w:del w:id="488" w:author="Author">
        <w:r w:rsidRPr="002A5A9D" w:rsidDel="006B2934">
          <w:rPr>
            <w:lang w:val="en-CA" w:bidi="en-CA"/>
          </w:rPr>
          <w:delText xml:space="preserve">repair </w:delText>
        </w:r>
      </w:del>
      <w:ins w:id="489" w:author="Author">
        <w:r w:rsidR="006B2934">
          <w:rPr>
            <w:lang w:val="en-CA" w:bidi="en-CA"/>
          </w:rPr>
          <w:t>service</w:t>
        </w:r>
        <w:r w:rsidR="006B2934" w:rsidRPr="002A5A9D">
          <w:rPr>
            <w:lang w:val="en-CA" w:bidi="en-CA"/>
          </w:rPr>
          <w:t xml:space="preserve"> </w:t>
        </w:r>
      </w:ins>
      <w:r w:rsidRPr="002A5A9D">
        <w:rPr>
          <w:lang w:val="en-CA" w:bidi="en-CA"/>
        </w:rPr>
        <w:t>its equipment.</w:t>
      </w:r>
      <w:r w:rsidRPr="00732302">
        <w:rPr>
          <w:rStyle w:val="FootnoteReference"/>
          <w:rFonts w:ascii="Aptos" w:eastAsia="Aptos" w:hAnsi="Aptos" w:cs="Aptos"/>
          <w:lang w:val="en-CA" w:bidi="en-CA"/>
        </w:rPr>
        <w:footnoteReference w:id="25"/>
      </w:r>
      <w:r w:rsidRPr="002A5A9D">
        <w:rPr>
          <w:lang w:val="en-CA" w:bidi="en-CA"/>
        </w:rPr>
        <w:t xml:space="preserve"> Apple Inc., </w:t>
      </w:r>
      <w:del w:id="491" w:author="Author">
        <w:r w:rsidRPr="002A5A9D" w:rsidDel="006B2934">
          <w:rPr>
            <w:lang w:val="en-CA" w:bidi="en-CA"/>
          </w:rPr>
          <w:delText xml:space="preserve">which </w:delText>
        </w:r>
      </w:del>
      <w:ins w:id="492" w:author="Author">
        <w:r w:rsidR="006B2934">
          <w:rPr>
            <w:lang w:val="en-CA" w:bidi="en-CA"/>
          </w:rPr>
          <w:t xml:space="preserve">historically opposed to </w:t>
        </w:r>
      </w:ins>
      <w:del w:id="493" w:author="Author">
        <w:r w:rsidRPr="002A5A9D" w:rsidDel="007334D2">
          <w:rPr>
            <w:lang w:val="en-CA" w:bidi="en-CA"/>
          </w:rPr>
          <w:delText xml:space="preserve">has in the past opposed </w:delText>
        </w:r>
      </w:del>
      <w:r w:rsidRPr="002A5A9D">
        <w:rPr>
          <w:lang w:val="en-CA" w:bidi="en-CA"/>
        </w:rPr>
        <w:t xml:space="preserve">expanding the right to repair, </w:t>
      </w:r>
      <w:del w:id="494" w:author="Author">
        <w:r w:rsidRPr="002A5A9D" w:rsidDel="007334D2">
          <w:rPr>
            <w:lang w:val="en-CA" w:bidi="en-CA"/>
          </w:rPr>
          <w:delText xml:space="preserve">finally changed </w:delText>
        </w:r>
      </w:del>
      <w:ins w:id="495" w:author="Author">
        <w:r w:rsidR="007334D2">
          <w:rPr>
            <w:lang w:val="en-CA" w:bidi="en-CA"/>
          </w:rPr>
          <w:t xml:space="preserve">shifted its stance </w:t>
        </w:r>
      </w:ins>
      <w:del w:id="496" w:author="Author">
        <w:r w:rsidRPr="002A5A9D" w:rsidDel="007334D2">
          <w:rPr>
            <w:lang w:val="en-CA" w:bidi="en-CA"/>
          </w:rPr>
          <w:delText xml:space="preserve">its position </w:delText>
        </w:r>
      </w:del>
      <w:r w:rsidRPr="002A5A9D">
        <w:rPr>
          <w:lang w:val="en-CA" w:bidi="en-CA"/>
        </w:rPr>
        <w:t xml:space="preserve">in 2022 by launching a self-service repair </w:t>
      </w:r>
      <w:del w:id="497" w:author="Author">
        <w:r w:rsidRPr="002A5A9D" w:rsidDel="007334D2">
          <w:rPr>
            <w:lang w:val="en-CA" w:bidi="en-CA"/>
          </w:rPr>
          <w:delText xml:space="preserve">service </w:delText>
        </w:r>
      </w:del>
      <w:ins w:id="498" w:author="Author">
        <w:r w:rsidR="007334D2">
          <w:rPr>
            <w:lang w:val="en-CA" w:bidi="en-CA"/>
          </w:rPr>
          <w:t xml:space="preserve">program </w:t>
        </w:r>
      </w:ins>
      <w:r w:rsidRPr="002A5A9D">
        <w:rPr>
          <w:lang w:val="en-CA" w:bidi="en-CA"/>
        </w:rPr>
        <w:t>and publicly supporting California’s new right-to-repair law.</w:t>
      </w:r>
      <w:r w:rsidRPr="00732302">
        <w:rPr>
          <w:rStyle w:val="FootnoteReference"/>
          <w:rFonts w:ascii="Aptos" w:eastAsia="Aptos" w:hAnsi="Aptos" w:cs="Aptos"/>
          <w:lang w:val="en-CA" w:bidi="en-CA"/>
        </w:rPr>
        <w:footnoteReference w:id="26"/>
      </w:r>
      <w:r w:rsidRPr="002A5A9D">
        <w:rPr>
          <w:lang w:val="en-CA" w:bidi="en-CA"/>
        </w:rPr>
        <w:t xml:space="preserve"> Last year, WIPO reported that 40 states had </w:t>
      </w:r>
      <w:r w:rsidR="00DF76E6" w:rsidRPr="00DF76E6">
        <w:rPr>
          <w:lang w:val="en-CA" w:bidi="en-CA"/>
        </w:rPr>
        <w:t>introduced legislation</w:t>
      </w:r>
      <w:r w:rsidRPr="002A5A9D">
        <w:rPr>
          <w:lang w:val="en-CA" w:bidi="en-CA"/>
        </w:rPr>
        <w:t xml:space="preserve"> in favour of the right to repair.</w:t>
      </w:r>
      <w:r w:rsidR="000D75A0" w:rsidRPr="00732302">
        <w:rPr>
          <w:rStyle w:val="FootnoteReference"/>
          <w:rFonts w:ascii="Aptos" w:eastAsia="Aptos" w:hAnsi="Aptos" w:cs="Aptos"/>
          <w:lang w:val="en-CA" w:bidi="en-CA"/>
        </w:rPr>
        <w:footnoteReference w:id="27"/>
      </w:r>
    </w:p>
    <w:p w14:paraId="1E6A490A" w14:textId="7DA9FA08" w:rsidR="001319F4" w:rsidRPr="00465927" w:rsidRDefault="005C3DF1" w:rsidP="00BD59E2">
      <w:pPr>
        <w:pStyle w:val="BodyText"/>
        <w:rPr>
          <w:rFonts w:ascii="Aptos" w:hAnsi="Aptos"/>
          <w:lang w:val="en-CA"/>
        </w:rPr>
      </w:pPr>
      <w:r>
        <w:rPr>
          <w:rFonts w:ascii="Aptos" w:eastAsia="Aptos" w:hAnsi="Aptos" w:cs="Aptos"/>
          <w:lang w:val="en-CA" w:bidi="en-CA"/>
        </w:rPr>
        <w:t xml:space="preserve">Here in Canada, the adoption of Bill C-244 </w:t>
      </w:r>
      <w:ins w:id="501" w:author="Author">
        <w:r w:rsidR="000F1F11">
          <w:rPr>
            <w:rFonts w:ascii="Aptos" w:eastAsia="Aptos" w:hAnsi="Aptos" w:cs="Aptos"/>
            <w:lang w:val="en-CA" w:bidi="en-CA"/>
          </w:rPr>
          <w:t xml:space="preserve">represents </w:t>
        </w:r>
      </w:ins>
      <w:del w:id="502" w:author="Author">
        <w:r w:rsidDel="00831E2D">
          <w:rPr>
            <w:rFonts w:ascii="Aptos" w:eastAsia="Aptos" w:hAnsi="Aptos" w:cs="Aptos"/>
            <w:lang w:val="en-CA" w:bidi="en-CA"/>
          </w:rPr>
          <w:delText xml:space="preserve">is </w:delText>
        </w:r>
      </w:del>
      <w:r>
        <w:rPr>
          <w:rFonts w:ascii="Aptos" w:eastAsia="Aptos" w:hAnsi="Aptos" w:cs="Aptos"/>
          <w:lang w:val="en-CA" w:bidi="en-CA"/>
        </w:rPr>
        <w:t xml:space="preserve">another step in </w:t>
      </w:r>
      <w:ins w:id="503" w:author="Author">
        <w:r w:rsidR="00831E2D">
          <w:rPr>
            <w:rFonts w:ascii="Aptos" w:eastAsia="Aptos" w:hAnsi="Aptos" w:cs="Aptos"/>
            <w:lang w:val="en-CA" w:bidi="en-CA"/>
          </w:rPr>
          <w:t xml:space="preserve">establishing </w:t>
        </w:r>
      </w:ins>
      <w:del w:id="504" w:author="Author">
        <w:r w:rsidDel="00831E2D">
          <w:rPr>
            <w:rFonts w:ascii="Aptos" w:eastAsia="Aptos" w:hAnsi="Aptos" w:cs="Aptos"/>
            <w:lang w:val="en-CA" w:bidi="en-CA"/>
          </w:rPr>
          <w:delText xml:space="preserve">the emergence of </w:delText>
        </w:r>
      </w:del>
      <w:r>
        <w:rPr>
          <w:rFonts w:ascii="Aptos" w:eastAsia="Aptos" w:hAnsi="Aptos" w:cs="Aptos"/>
          <w:lang w:val="en-CA" w:bidi="en-CA"/>
        </w:rPr>
        <w:t xml:space="preserve">the right to repair goods. </w:t>
      </w:r>
      <w:del w:id="505" w:author="Author">
        <w:r w:rsidDel="00831E2D">
          <w:rPr>
            <w:rFonts w:ascii="Aptos" w:eastAsia="Aptos" w:hAnsi="Aptos" w:cs="Aptos"/>
            <w:lang w:val="en-CA" w:bidi="en-CA"/>
          </w:rPr>
          <w:delText xml:space="preserve">The </w:delText>
        </w:r>
      </w:del>
      <w:ins w:id="506" w:author="Author">
        <w:r w:rsidR="00831E2D">
          <w:rPr>
            <w:rFonts w:ascii="Aptos" w:eastAsia="Aptos" w:hAnsi="Aptos" w:cs="Aptos"/>
            <w:lang w:val="en-CA" w:bidi="en-CA"/>
          </w:rPr>
          <w:t xml:space="preserve">This </w:t>
        </w:r>
      </w:ins>
      <w:r>
        <w:rPr>
          <w:rFonts w:ascii="Aptos" w:eastAsia="Aptos" w:hAnsi="Aptos" w:cs="Aptos"/>
          <w:lang w:val="en-CA" w:bidi="en-CA"/>
        </w:rPr>
        <w:t xml:space="preserve">measure </w:t>
      </w:r>
      <w:r w:rsidR="003253CD">
        <w:rPr>
          <w:rFonts w:ascii="Aptos" w:eastAsia="Aptos" w:hAnsi="Aptos" w:cs="Aptos"/>
          <w:lang w:val="en-CA" w:bidi="en-CA"/>
        </w:rPr>
        <w:t>builds on</w:t>
      </w:r>
      <w:r>
        <w:rPr>
          <w:rFonts w:ascii="Aptos" w:eastAsia="Aptos" w:hAnsi="Aptos" w:cs="Aptos"/>
          <w:lang w:val="en-CA" w:bidi="en-CA"/>
        </w:rPr>
        <w:t xml:space="preserve"> </w:t>
      </w:r>
      <w:r w:rsidR="001B3FB7" w:rsidRPr="00EB30CD">
        <w:rPr>
          <w:lang w:val="en-CA" w:bidi="en-CA"/>
        </w:rPr>
        <w:t>another federal bill, C-59,</w:t>
      </w:r>
      <w:r w:rsidR="001B3FB7" w:rsidRPr="00732302">
        <w:rPr>
          <w:rStyle w:val="FootnoteReference"/>
          <w:rFonts w:ascii="Aptos" w:eastAsia="Aptos" w:hAnsi="Aptos" w:cs="Aptos"/>
          <w:lang w:val="en-CA" w:bidi="en-CA"/>
        </w:rPr>
        <w:footnoteReference w:id="28"/>
      </w:r>
      <w:r w:rsidR="001B3FB7" w:rsidRPr="00EB30CD">
        <w:rPr>
          <w:lang w:val="en-CA" w:bidi="en-CA"/>
        </w:rPr>
        <w:t xml:space="preserve"> which </w:t>
      </w:r>
      <w:ins w:id="508" w:author="Author">
        <w:r w:rsidR="007600B0">
          <w:rPr>
            <w:lang w:val="en-CA" w:bidi="en-CA"/>
          </w:rPr>
          <w:t xml:space="preserve">also received assent </w:t>
        </w:r>
      </w:ins>
      <w:del w:id="509" w:author="Author">
        <w:r w:rsidR="001B3FB7" w:rsidRPr="00EB30CD" w:rsidDel="007600B0">
          <w:rPr>
            <w:lang w:val="en-CA" w:bidi="en-CA"/>
          </w:rPr>
          <w:delText xml:space="preserve">was assented to </w:delText>
        </w:r>
      </w:del>
      <w:r w:rsidR="001B3FB7" w:rsidRPr="00EB30CD">
        <w:rPr>
          <w:lang w:val="en-CA" w:bidi="en-CA"/>
        </w:rPr>
        <w:t xml:space="preserve">last June and </w:t>
      </w:r>
      <w:del w:id="510" w:author="Author">
        <w:r w:rsidR="001B3FB7" w:rsidRPr="00EB30CD" w:rsidDel="00FE470C">
          <w:rPr>
            <w:lang w:val="en-CA" w:bidi="en-CA"/>
          </w:rPr>
          <w:delText xml:space="preserve">amends </w:delText>
        </w:r>
      </w:del>
      <w:ins w:id="511" w:author="Author">
        <w:r w:rsidR="00FE470C" w:rsidRPr="00EB30CD">
          <w:rPr>
            <w:lang w:val="en-CA" w:bidi="en-CA"/>
          </w:rPr>
          <w:t>amend</w:t>
        </w:r>
        <w:r w:rsidR="00FE470C">
          <w:rPr>
            <w:lang w:val="en-CA" w:bidi="en-CA"/>
          </w:rPr>
          <w:t>ed</w:t>
        </w:r>
        <w:r w:rsidR="00FE470C" w:rsidRPr="00EB30CD">
          <w:rPr>
            <w:lang w:val="en-CA" w:bidi="en-CA"/>
          </w:rPr>
          <w:t xml:space="preserve"> </w:t>
        </w:r>
      </w:ins>
      <w:r w:rsidR="001B3FB7" w:rsidRPr="00EB30CD">
        <w:rPr>
          <w:lang w:val="en-CA" w:bidi="en-CA"/>
        </w:rPr>
        <w:t xml:space="preserve">the </w:t>
      </w:r>
      <w:r w:rsidR="001B3FB7" w:rsidRPr="00EB30CD">
        <w:rPr>
          <w:i/>
          <w:lang w:val="en-CA" w:bidi="en-CA"/>
        </w:rPr>
        <w:t>Competition Act</w:t>
      </w:r>
      <w:r w:rsidR="001B3FB7" w:rsidRPr="00EB30CD">
        <w:rPr>
          <w:lang w:val="en-CA" w:bidi="en-CA"/>
        </w:rPr>
        <w:t xml:space="preserve"> to </w:t>
      </w:r>
      <w:ins w:id="512" w:author="Author">
        <w:r w:rsidR="000C5A70">
          <w:rPr>
            <w:lang w:val="en-CA" w:bidi="en-CA"/>
          </w:rPr>
          <w:t xml:space="preserve">empower </w:t>
        </w:r>
      </w:ins>
      <w:del w:id="513" w:author="Author">
        <w:r w:rsidR="001B3FB7" w:rsidRPr="00EB30CD" w:rsidDel="000C5A70">
          <w:rPr>
            <w:lang w:val="en-CA" w:bidi="en-CA"/>
          </w:rPr>
          <w:delText xml:space="preserve">allow the </w:delText>
        </w:r>
      </w:del>
      <w:r w:rsidR="001B3FB7" w:rsidRPr="00EB30CD">
        <w:rPr>
          <w:lang w:val="en-CA" w:bidi="en-CA"/>
        </w:rPr>
        <w:t>courts to compel supplier</w:t>
      </w:r>
      <w:r w:rsidR="003253CD">
        <w:rPr>
          <w:lang w:val="en-CA" w:bidi="en-CA"/>
        </w:rPr>
        <w:t>s</w:t>
      </w:r>
      <w:r w:rsidR="001B3FB7" w:rsidRPr="00EB30CD">
        <w:rPr>
          <w:lang w:val="en-CA" w:bidi="en-CA"/>
        </w:rPr>
        <w:t xml:space="preserve"> to sell diagnosis or repair tools. </w:t>
      </w:r>
      <w:r w:rsidRPr="00874D4B">
        <w:rPr>
          <w:rFonts w:ascii="Aptos" w:eastAsia="Aptos" w:hAnsi="Aptos" w:cs="Aptos"/>
          <w:lang w:val="en-CA" w:bidi="en-CA"/>
        </w:rPr>
        <w:t xml:space="preserve">At the provincial level, Quebec became the first province to </w:t>
      </w:r>
      <w:del w:id="514" w:author="Author">
        <w:r w:rsidRPr="00874D4B" w:rsidDel="00FE470C">
          <w:rPr>
            <w:rFonts w:ascii="Aptos" w:eastAsia="Aptos" w:hAnsi="Aptos" w:cs="Aptos"/>
            <w:lang w:val="en-CA" w:bidi="en-CA"/>
          </w:rPr>
          <w:delText xml:space="preserve">adopt </w:delText>
        </w:r>
      </w:del>
      <w:ins w:id="515" w:author="Author">
        <w:r w:rsidR="00FE470C">
          <w:rPr>
            <w:rFonts w:ascii="Aptos" w:eastAsia="Aptos" w:hAnsi="Aptos" w:cs="Aptos"/>
            <w:lang w:val="en-CA" w:bidi="en-CA"/>
          </w:rPr>
          <w:t xml:space="preserve">enact </w:t>
        </w:r>
      </w:ins>
      <w:r w:rsidRPr="00874D4B">
        <w:rPr>
          <w:rFonts w:ascii="Aptos" w:eastAsia="Aptos" w:hAnsi="Aptos" w:cs="Aptos"/>
          <w:lang w:val="en-CA" w:bidi="en-CA"/>
        </w:rPr>
        <w:t>right-to-repair legislation</w:t>
      </w:r>
      <w:del w:id="516" w:author="Author">
        <w:r w:rsidR="000111E1" w:rsidRPr="00103C06" w:rsidDel="00E9162E">
          <w:rPr>
            <w:rStyle w:val="FootnoteReference"/>
            <w:rFonts w:ascii="Aptos" w:eastAsia="Aptos" w:hAnsi="Aptos" w:cs="Aptos"/>
            <w:lang w:val="en-CA" w:bidi="en-CA"/>
          </w:rPr>
          <w:footnoteReference w:id="29"/>
        </w:r>
      </w:del>
      <w:r w:rsidR="000111E1">
        <w:rPr>
          <w:rFonts w:ascii="Aptos" w:eastAsia="Aptos" w:hAnsi="Aptos" w:cs="Aptos"/>
          <w:lang w:val="en-CA" w:bidi="en-CA"/>
        </w:rPr>
        <w:t xml:space="preserve"> </w:t>
      </w:r>
      <w:r w:rsidR="00465927" w:rsidRPr="00874D4B">
        <w:rPr>
          <w:rFonts w:ascii="Aptos" w:eastAsia="Aptos" w:hAnsi="Aptos" w:cs="Aptos"/>
          <w:lang w:val="en-CA" w:bidi="en-CA"/>
        </w:rPr>
        <w:t>last year</w:t>
      </w:r>
      <w:r w:rsidR="00465927">
        <w:rPr>
          <w:rFonts w:ascii="Aptos" w:eastAsia="Aptos" w:hAnsi="Aptos" w:cs="Aptos"/>
          <w:lang w:val="en-CA" w:bidi="en-CA"/>
        </w:rPr>
        <w:t>.</w:t>
      </w:r>
      <w:ins w:id="519" w:author="Author">
        <w:r w:rsidR="00E9162E" w:rsidRPr="00E9162E">
          <w:rPr>
            <w:rStyle w:val="Heading1Char"/>
            <w:rFonts w:ascii="Aptos" w:eastAsia="Aptos" w:hAnsi="Aptos" w:cs="Aptos"/>
            <w:lang w:val="en-CA" w:bidi="en-CA"/>
          </w:rPr>
          <w:t xml:space="preserve"> </w:t>
        </w:r>
        <w:r w:rsidR="00E9162E" w:rsidRPr="00103C06">
          <w:rPr>
            <w:rStyle w:val="FootnoteReference"/>
            <w:rFonts w:ascii="Aptos" w:eastAsia="Aptos" w:hAnsi="Aptos" w:cs="Aptos"/>
            <w:lang w:val="en-CA" w:bidi="en-CA"/>
          </w:rPr>
          <w:footnoteReference w:id="30"/>
        </w:r>
      </w:ins>
      <w:r w:rsidR="00465927">
        <w:rPr>
          <w:rFonts w:ascii="Aptos" w:eastAsia="Aptos" w:hAnsi="Aptos" w:cs="Aptos"/>
          <w:lang w:val="en-CA" w:bidi="en-CA"/>
        </w:rPr>
        <w:t xml:space="preserve"> </w:t>
      </w:r>
      <w:del w:id="522" w:author="Author">
        <w:r w:rsidR="000111E1" w:rsidDel="00E9162E">
          <w:rPr>
            <w:rFonts w:ascii="Aptos" w:eastAsia="Aptos" w:hAnsi="Aptos" w:cs="Aptos"/>
            <w:lang w:val="en-CA" w:bidi="en-CA"/>
          </w:rPr>
          <w:delText xml:space="preserve">Over the </w:delText>
        </w:r>
        <w:r w:rsidR="003253CD" w:rsidDel="00E9162E">
          <w:rPr>
            <w:rFonts w:ascii="Aptos" w:eastAsia="Aptos" w:hAnsi="Aptos" w:cs="Aptos"/>
            <w:lang w:val="en-CA" w:bidi="en-CA"/>
          </w:rPr>
          <w:delText>next few</w:delText>
        </w:r>
        <w:r w:rsidR="000111E1" w:rsidDel="00E9162E">
          <w:rPr>
            <w:rFonts w:ascii="Aptos" w:eastAsia="Aptos" w:hAnsi="Aptos" w:cs="Aptos"/>
            <w:lang w:val="en-CA" w:bidi="en-CA"/>
          </w:rPr>
          <w:delText xml:space="preserve"> months</w:delText>
        </w:r>
      </w:del>
      <w:ins w:id="523" w:author="Author">
        <w:r w:rsidR="00E9162E">
          <w:rPr>
            <w:rFonts w:ascii="Aptos" w:eastAsia="Aptos" w:hAnsi="Aptos" w:cs="Aptos"/>
            <w:lang w:val="en-CA" w:bidi="en-CA"/>
          </w:rPr>
          <w:t>In the coming months</w:t>
        </w:r>
      </w:ins>
      <w:r w:rsidR="000111E1">
        <w:rPr>
          <w:rFonts w:ascii="Aptos" w:eastAsia="Aptos" w:hAnsi="Aptos" w:cs="Aptos"/>
          <w:lang w:val="en-CA" w:bidi="en-CA"/>
        </w:rPr>
        <w:t xml:space="preserve">, </w:t>
      </w:r>
      <w:ins w:id="524" w:author="Author">
        <w:r w:rsidR="00E9162E">
          <w:rPr>
            <w:rFonts w:ascii="Aptos" w:eastAsia="Aptos" w:hAnsi="Aptos" w:cs="Aptos"/>
            <w:lang w:val="en-CA" w:bidi="en-CA"/>
          </w:rPr>
          <w:t xml:space="preserve">it remains to be seen </w:t>
        </w:r>
      </w:ins>
      <w:del w:id="525" w:author="Author">
        <w:r w:rsidR="000111E1" w:rsidDel="00E9162E">
          <w:rPr>
            <w:rFonts w:ascii="Aptos" w:eastAsia="Aptos" w:hAnsi="Aptos" w:cs="Aptos"/>
            <w:lang w:val="en-CA" w:bidi="en-CA"/>
          </w:rPr>
          <w:delText xml:space="preserve">we will see </w:delText>
        </w:r>
      </w:del>
      <w:r w:rsidR="000111E1">
        <w:rPr>
          <w:rFonts w:ascii="Aptos" w:eastAsia="Aptos" w:hAnsi="Aptos" w:cs="Aptos"/>
          <w:lang w:val="en-CA" w:bidi="en-CA"/>
        </w:rPr>
        <w:t xml:space="preserve">whether the new section 41.121 of the </w:t>
      </w:r>
      <w:ins w:id="526" w:author="Author">
        <w:r w:rsidR="00BE185E">
          <w:rPr>
            <w:rFonts w:ascii="Aptos" w:eastAsia="Aptos" w:hAnsi="Aptos" w:cs="Aptos"/>
            <w:lang w:val="en-CA" w:bidi="en-CA"/>
          </w:rPr>
          <w:t>Copyright Act (</w:t>
        </w:r>
      </w:ins>
      <w:r w:rsidR="000111E1">
        <w:rPr>
          <w:rFonts w:ascii="Aptos" w:eastAsia="Aptos" w:hAnsi="Aptos" w:cs="Aptos"/>
          <w:lang w:val="en-CA" w:bidi="en-CA"/>
        </w:rPr>
        <w:t>CA</w:t>
      </w:r>
      <w:ins w:id="527" w:author="Author">
        <w:r w:rsidR="00BE185E">
          <w:rPr>
            <w:rFonts w:ascii="Aptos" w:eastAsia="Aptos" w:hAnsi="Aptos" w:cs="Aptos"/>
            <w:lang w:val="en-CA" w:bidi="en-CA"/>
          </w:rPr>
          <w:t xml:space="preserve">) </w:t>
        </w:r>
      </w:ins>
      <w:del w:id="528" w:author="Author">
        <w:r w:rsidR="000111E1" w:rsidDel="00BE185E">
          <w:rPr>
            <w:rFonts w:ascii="Aptos" w:eastAsia="Aptos" w:hAnsi="Aptos" w:cs="Aptos"/>
            <w:lang w:val="en-CA" w:bidi="en-CA"/>
          </w:rPr>
          <w:delText xml:space="preserve"> </w:delText>
        </w:r>
      </w:del>
      <w:r w:rsidR="000111E1">
        <w:rPr>
          <w:rFonts w:ascii="Aptos" w:eastAsia="Aptos" w:hAnsi="Aptos" w:cs="Aptos"/>
          <w:lang w:val="en-CA" w:bidi="en-CA"/>
        </w:rPr>
        <w:t xml:space="preserve">will unlock the </w:t>
      </w:r>
      <w:r w:rsidR="000111E1">
        <w:rPr>
          <w:rFonts w:ascii="Aptos" w:eastAsia="Aptos" w:hAnsi="Aptos" w:cs="Aptos"/>
          <w:lang w:val="en-CA" w:bidi="en-CA"/>
        </w:rPr>
        <w:lastRenderedPageBreak/>
        <w:t xml:space="preserve">repair market. For the moment, the measure </w:t>
      </w:r>
      <w:ins w:id="529" w:author="Author">
        <w:r w:rsidR="00B50E65">
          <w:rPr>
            <w:rFonts w:ascii="Aptos" w:eastAsia="Aptos" w:hAnsi="Aptos" w:cs="Aptos"/>
            <w:lang w:val="en-CA" w:bidi="en-CA"/>
          </w:rPr>
          <w:t xml:space="preserve">strikes </w:t>
        </w:r>
      </w:ins>
      <w:del w:id="530" w:author="Author">
        <w:r w:rsidR="000111E1" w:rsidDel="00B50E65">
          <w:rPr>
            <w:rFonts w:ascii="Aptos" w:eastAsia="Aptos" w:hAnsi="Aptos" w:cs="Aptos"/>
            <w:lang w:val="en-CA" w:bidi="en-CA"/>
          </w:rPr>
          <w:delText xml:space="preserve">appears </w:delText>
        </w:r>
        <w:r w:rsidR="007B11AE" w:rsidDel="00B50E65">
          <w:rPr>
            <w:rFonts w:ascii="Aptos" w:eastAsia="Aptos" w:hAnsi="Aptos" w:cs="Aptos"/>
            <w:lang w:val="en-CA" w:bidi="en-CA"/>
          </w:rPr>
          <w:delText xml:space="preserve">to </w:delText>
        </w:r>
      </w:del>
      <w:r w:rsidR="007B11AE">
        <w:rPr>
          <w:rFonts w:ascii="Aptos" w:eastAsia="Aptos" w:hAnsi="Aptos" w:cs="Aptos"/>
          <w:lang w:val="en-CA" w:bidi="en-CA"/>
        </w:rPr>
        <w:t xml:space="preserve">us </w:t>
      </w:r>
      <w:ins w:id="531" w:author="Author">
        <w:r w:rsidR="00B50E65">
          <w:rPr>
            <w:rFonts w:ascii="Aptos" w:eastAsia="Aptos" w:hAnsi="Aptos" w:cs="Aptos"/>
            <w:lang w:val="en-CA" w:bidi="en-CA"/>
          </w:rPr>
          <w:t xml:space="preserve">as somewhat </w:t>
        </w:r>
      </w:ins>
      <w:del w:id="532" w:author="Author">
        <w:r w:rsidR="007B11AE" w:rsidDel="00B50E65">
          <w:rPr>
            <w:rFonts w:ascii="Aptos" w:eastAsia="Aptos" w:hAnsi="Aptos" w:cs="Aptos"/>
            <w:lang w:val="en-CA" w:bidi="en-CA"/>
          </w:rPr>
          <w:delText xml:space="preserve">to be </w:delText>
        </w:r>
        <w:r w:rsidR="000111E1" w:rsidDel="00B50E65">
          <w:rPr>
            <w:rFonts w:ascii="Aptos" w:eastAsia="Aptos" w:hAnsi="Aptos" w:cs="Aptos"/>
            <w:lang w:val="en-CA" w:bidi="en-CA"/>
          </w:rPr>
          <w:delText xml:space="preserve">rather </w:delText>
        </w:r>
      </w:del>
      <w:r w:rsidR="000111E1">
        <w:rPr>
          <w:rFonts w:ascii="Aptos" w:eastAsia="Aptos" w:hAnsi="Aptos" w:cs="Aptos"/>
          <w:lang w:val="en-CA" w:bidi="en-CA"/>
        </w:rPr>
        <w:t>timid.</w:t>
      </w:r>
    </w:p>
    <w:sectPr w:rsidR="001319F4" w:rsidRPr="0046592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3EF2A" w14:textId="77777777" w:rsidR="00812A12" w:rsidRDefault="00812A12" w:rsidP="008C64E5">
      <w:pPr>
        <w:spacing w:after="0" w:line="240" w:lineRule="auto"/>
      </w:pPr>
      <w:r>
        <w:separator/>
      </w:r>
    </w:p>
  </w:endnote>
  <w:endnote w:type="continuationSeparator" w:id="0">
    <w:p w14:paraId="5D87C903" w14:textId="77777777" w:rsidR="00812A12" w:rsidRDefault="00812A12" w:rsidP="008C64E5">
      <w:pPr>
        <w:spacing w:after="0" w:line="240" w:lineRule="auto"/>
      </w:pPr>
      <w:r>
        <w:continuationSeparator/>
      </w:r>
    </w:p>
  </w:endnote>
  <w:endnote w:type="continuationNotice" w:id="1">
    <w:p w14:paraId="0E6BA7D8" w14:textId="77777777" w:rsidR="00812A12" w:rsidRDefault="00812A1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C616" w14:textId="77777777" w:rsidR="005965E0" w:rsidRDefault="005965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80C2" w14:textId="77777777" w:rsidR="005965E0" w:rsidRDefault="005965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2B7F7" w14:textId="77777777" w:rsidR="005965E0" w:rsidRDefault="005965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6AADD" w14:textId="77777777" w:rsidR="00812A12" w:rsidRDefault="00812A12" w:rsidP="008C64E5">
      <w:pPr>
        <w:spacing w:after="0" w:line="240" w:lineRule="auto"/>
      </w:pPr>
      <w:r>
        <w:separator/>
      </w:r>
    </w:p>
  </w:footnote>
  <w:footnote w:type="continuationSeparator" w:id="0">
    <w:p w14:paraId="73EA8E97" w14:textId="77777777" w:rsidR="00812A12" w:rsidRDefault="00812A12" w:rsidP="008C64E5">
      <w:pPr>
        <w:spacing w:after="0" w:line="240" w:lineRule="auto"/>
      </w:pPr>
      <w:r>
        <w:continuationSeparator/>
      </w:r>
    </w:p>
  </w:footnote>
  <w:footnote w:type="continuationNotice" w:id="1">
    <w:p w14:paraId="60CF0D3B" w14:textId="77777777" w:rsidR="00812A12" w:rsidRDefault="00812A12">
      <w:pPr>
        <w:spacing w:after="0" w:line="240" w:lineRule="auto"/>
      </w:pPr>
    </w:p>
  </w:footnote>
  <w:footnote w:id="2">
    <w:p w14:paraId="540D2FAE" w14:textId="67AC1B66" w:rsidR="00455917" w:rsidRPr="00465927" w:rsidRDefault="00455917" w:rsidP="00455917">
      <w:pPr>
        <w:pStyle w:val="Footer"/>
        <w:rPr>
          <w:lang w:val="en-CA"/>
        </w:rPr>
      </w:pPr>
      <w:r w:rsidRPr="00CB6B36">
        <w:rPr>
          <w:rStyle w:val="FootnoteReference"/>
          <w:lang w:val="en-CA" w:bidi="en-CA"/>
        </w:rPr>
        <w:footnoteRef/>
      </w:r>
      <w:r w:rsidRPr="00CB6B36">
        <w:rPr>
          <w:smallCaps/>
          <w:lang w:val="en-CA" w:bidi="en-CA"/>
        </w:rPr>
        <w:t xml:space="preserve"> Parliament of Canada</w:t>
      </w:r>
      <w:r w:rsidRPr="00CB6B36">
        <w:rPr>
          <w:lang w:val="en-CA" w:bidi="en-CA"/>
        </w:rPr>
        <w:t xml:space="preserve">, </w:t>
      </w:r>
      <w:proofErr w:type="spellStart"/>
      <w:r w:rsidRPr="00CB6B36">
        <w:rPr>
          <w:lang w:val="en-CA" w:bidi="en-CA"/>
        </w:rPr>
        <w:t>LEGISinfo</w:t>
      </w:r>
      <w:proofErr w:type="spellEnd"/>
      <w:r w:rsidRPr="00CB6B36">
        <w:rPr>
          <w:lang w:val="en-CA" w:bidi="en-CA"/>
        </w:rPr>
        <w:t xml:space="preserve">: C-244: </w:t>
      </w:r>
      <w:r w:rsidRPr="00CB6B36">
        <w:rPr>
          <w:i/>
          <w:lang w:val="en-CA" w:bidi="en-CA"/>
        </w:rPr>
        <w:t>An Act to amend the Copyright Act (diagnosis, maintenance and repair)</w:t>
      </w:r>
      <w:r w:rsidRPr="00CB6B36">
        <w:rPr>
          <w:lang w:val="en-CA" w:bidi="en-CA"/>
        </w:rPr>
        <w:t xml:space="preserve">, Parliament of Canada, online: </w:t>
      </w:r>
      <w:r w:rsidR="00C617B5">
        <w:fldChar w:fldCharType="begin"/>
      </w:r>
      <w:r w:rsidR="00C617B5" w:rsidRPr="00F676B4">
        <w:rPr>
          <w:lang w:val="en-US"/>
          <w:rPrChange w:id="4" w:author="Author">
            <w:rPr/>
          </w:rPrChange>
        </w:rPr>
        <w:instrText>HYPERLINK "https://www.parl.ca/legisinfo/en/bill/44-1/c-244"</w:instrText>
      </w:r>
      <w:r w:rsidR="00C617B5">
        <w:fldChar w:fldCharType="separate"/>
      </w:r>
      <w:r w:rsidR="00C617B5" w:rsidRPr="00F3116C">
        <w:rPr>
          <w:rStyle w:val="Hyperlink"/>
          <w:lang w:val="en-CA" w:bidi="en-CA"/>
        </w:rPr>
        <w:t>https://www.parl.ca/legisinfo/en/bill/44-1/c-244</w:t>
      </w:r>
      <w:r w:rsidR="00C617B5">
        <w:fldChar w:fldCharType="end"/>
      </w:r>
      <w:r w:rsidRPr="00CB6B36">
        <w:rPr>
          <w:lang w:val="en-CA" w:bidi="en-CA"/>
        </w:rPr>
        <w:t>.</w:t>
      </w:r>
    </w:p>
  </w:footnote>
  <w:footnote w:id="3">
    <w:p w14:paraId="5697A5C0" w14:textId="3F24519A" w:rsidR="001D63B4" w:rsidRPr="00465927" w:rsidRDefault="001D63B4" w:rsidP="008B38AB">
      <w:pPr>
        <w:pStyle w:val="Footer"/>
        <w:rPr>
          <w:lang w:val="en-CA"/>
        </w:rPr>
      </w:pPr>
      <w:r>
        <w:rPr>
          <w:rStyle w:val="FootnoteReference"/>
          <w:lang w:val="en-CA" w:bidi="en-CA"/>
        </w:rPr>
        <w:footnoteRef/>
      </w:r>
      <w:r w:rsidR="00AD5DAE" w:rsidRPr="00CB6B36">
        <w:rPr>
          <w:smallCaps/>
          <w:lang w:val="en-CA" w:bidi="en-CA"/>
        </w:rPr>
        <w:t xml:space="preserve"> Parliament of Canada</w:t>
      </w:r>
      <w:r w:rsidR="00AD5DAE" w:rsidRPr="00CB6B36">
        <w:rPr>
          <w:lang w:val="en-CA" w:bidi="en-CA"/>
        </w:rPr>
        <w:t xml:space="preserve">, LEGISinfo: C-272, </w:t>
      </w:r>
      <w:r w:rsidR="00AD5DAE" w:rsidRPr="00CB6B36">
        <w:rPr>
          <w:i/>
          <w:lang w:val="en-CA" w:bidi="en-CA"/>
        </w:rPr>
        <w:t>An Act to amend the Copyright Act (diagnosis, maintenance and repair)</w:t>
      </w:r>
      <w:r w:rsidR="00AD5DAE" w:rsidRPr="00CB6B36">
        <w:rPr>
          <w:lang w:val="en-CA" w:bidi="en-CA"/>
        </w:rPr>
        <w:t xml:space="preserve">, Parliament of Canada, online: </w:t>
      </w:r>
      <w:r w:rsidR="007C6311">
        <w:fldChar w:fldCharType="begin"/>
      </w:r>
      <w:r w:rsidR="007C6311" w:rsidRPr="00F676B4">
        <w:rPr>
          <w:lang w:val="en-US"/>
          <w:rPrChange w:id="46" w:author="Author">
            <w:rPr/>
          </w:rPrChange>
        </w:rPr>
        <w:instrText>HYPERLINK "https://www.parl.ca/legisinfo/en/bill/43-2/c-272"</w:instrText>
      </w:r>
      <w:r w:rsidR="007C6311">
        <w:fldChar w:fldCharType="separate"/>
      </w:r>
      <w:r w:rsidR="007C6311" w:rsidRPr="00F3116C">
        <w:rPr>
          <w:rStyle w:val="Hyperlink"/>
          <w:lang w:val="en-CA" w:bidi="en-CA"/>
        </w:rPr>
        <w:t>https://www.parl.ca/legisinfo/en/bill/43-2/c-272.</w:t>
      </w:r>
      <w:r w:rsidR="007C6311">
        <w:fldChar w:fldCharType="end"/>
      </w:r>
    </w:p>
  </w:footnote>
  <w:footnote w:id="4">
    <w:p w14:paraId="57D259E4" w14:textId="724AB67A" w:rsidR="001D63B4" w:rsidRPr="00EA5BDB" w:rsidRDefault="001D63B4" w:rsidP="008B38AB">
      <w:pPr>
        <w:pStyle w:val="Footer"/>
        <w:rPr>
          <w:lang w:val="en-CA"/>
        </w:rPr>
      </w:pPr>
      <w:r>
        <w:rPr>
          <w:rStyle w:val="FootnoteReference"/>
          <w:lang w:val="en-CA" w:bidi="en-CA"/>
        </w:rPr>
        <w:footnoteRef/>
      </w:r>
      <w:r w:rsidRPr="00EA5BDB">
        <w:rPr>
          <w:i/>
          <w:lang w:val="en-CA" w:bidi="en-CA"/>
        </w:rPr>
        <w:t xml:space="preserve"> </w:t>
      </w:r>
      <w:r>
        <w:fldChar w:fldCharType="begin"/>
      </w:r>
      <w:r w:rsidRPr="00F676B4">
        <w:rPr>
          <w:lang w:val="en-US"/>
          <w:rPrChange w:id="51" w:author="Author">
            <w:rPr/>
          </w:rPrChange>
        </w:rPr>
        <w:instrText>HYPERLINK "https://www.canlii.org/en/ca/fct/doc/2017/2017fc246/2017fc246.html?resultId=f34c76e717524f8d8c1acd90bbd83943&amp;searchId=2024-11-29T09:58:58:760/2be4b3f51b7245eebea7ffaaaa3df9a0"</w:instrText>
      </w:r>
      <w:r>
        <w:fldChar w:fldCharType="separate"/>
      </w:r>
      <w:r w:rsidRPr="007C4B16">
        <w:rPr>
          <w:rStyle w:val="Hyperlink"/>
          <w:i/>
          <w:lang w:val="en-CA" w:bidi="en-CA"/>
        </w:rPr>
        <w:t xml:space="preserve">Nintendo of America Inc. </w:t>
      </w:r>
      <w:r w:rsidRPr="007C4B16">
        <w:rPr>
          <w:rStyle w:val="Hyperlink"/>
          <w:lang w:val="en-CA" w:bidi="en-CA"/>
        </w:rPr>
        <w:t>v.</w:t>
      </w:r>
      <w:r w:rsidRPr="007C4B16">
        <w:rPr>
          <w:rStyle w:val="Hyperlink"/>
          <w:i/>
          <w:lang w:val="en-CA" w:bidi="en-CA"/>
        </w:rPr>
        <w:t xml:space="preserve"> King</w:t>
      </w:r>
      <w:r>
        <w:fldChar w:fldCharType="end"/>
      </w:r>
      <w:r w:rsidRPr="00EA5BDB">
        <w:rPr>
          <w:lang w:val="en-CA" w:bidi="en-CA"/>
        </w:rPr>
        <w:t>, 2017 FC 246, [2018] 1 FCR 509.</w:t>
      </w:r>
    </w:p>
  </w:footnote>
  <w:footnote w:id="5">
    <w:p w14:paraId="2863C3C8" w14:textId="1DDC2C86" w:rsidR="00C824A6" w:rsidRPr="00465927" w:rsidRDefault="00C824A6" w:rsidP="008B38AB">
      <w:pPr>
        <w:pStyle w:val="Footer"/>
        <w:rPr>
          <w:lang w:val="en-CA"/>
        </w:rPr>
      </w:pPr>
      <w:r>
        <w:rPr>
          <w:rStyle w:val="FootnoteReference"/>
          <w:lang w:val="en-CA" w:bidi="en-CA"/>
        </w:rPr>
        <w:footnoteRef/>
      </w:r>
      <w:r w:rsidR="003A4F81" w:rsidRPr="009E01B3">
        <w:rPr>
          <w:i/>
          <w:lang w:val="en-CA" w:bidi="en-CA"/>
        </w:rPr>
        <w:t xml:space="preserve"> WIPO Copyright Treaty</w:t>
      </w:r>
      <w:r w:rsidR="003A4F81" w:rsidRPr="009E01B3">
        <w:rPr>
          <w:lang w:val="en-CA" w:bidi="en-CA"/>
        </w:rPr>
        <w:t xml:space="preserve">, December 20, 1996, article 11, online: </w:t>
      </w:r>
      <w:r w:rsidR="003A4F81">
        <w:fldChar w:fldCharType="begin"/>
      </w:r>
      <w:r w:rsidR="003A4F81" w:rsidRPr="00F676B4">
        <w:rPr>
          <w:lang w:val="en-US"/>
          <w:rPrChange w:id="91" w:author="Author">
            <w:rPr/>
          </w:rPrChange>
        </w:rPr>
        <w:instrText>HYPERLINK "https://www.wipo.int/wipolex/en/treaties/textdetails/12740"</w:instrText>
      </w:r>
      <w:r w:rsidR="003A4F81">
        <w:fldChar w:fldCharType="separate"/>
      </w:r>
      <w:r w:rsidR="003A4F81" w:rsidRPr="00B735EB">
        <w:rPr>
          <w:rStyle w:val="Hyperlink"/>
          <w:lang w:val="en-CA" w:bidi="en-CA"/>
        </w:rPr>
        <w:t>https://www.wipo.int/wipolex/en/treaties/textdetails/12740</w:t>
      </w:r>
      <w:r w:rsidR="003A4F81">
        <w:fldChar w:fldCharType="end"/>
      </w:r>
      <w:r w:rsidR="003A4F81" w:rsidRPr="009E01B3">
        <w:rPr>
          <w:lang w:val="en-CA" w:bidi="en-CA"/>
        </w:rPr>
        <w:t>.</w:t>
      </w:r>
    </w:p>
  </w:footnote>
  <w:footnote w:id="6">
    <w:p w14:paraId="56A36C7A" w14:textId="5175609A" w:rsidR="00A21E2D" w:rsidRPr="00465927" w:rsidRDefault="00A21E2D" w:rsidP="008B38AB">
      <w:pPr>
        <w:pStyle w:val="Footer"/>
        <w:rPr>
          <w:lang w:val="en-CA"/>
        </w:rPr>
      </w:pPr>
      <w:r>
        <w:rPr>
          <w:rStyle w:val="FootnoteReference"/>
          <w:lang w:val="en-CA" w:bidi="en-CA"/>
        </w:rPr>
        <w:footnoteRef/>
      </w:r>
      <w:r w:rsidR="00B3602A" w:rsidRPr="009E01B3">
        <w:rPr>
          <w:i/>
          <w:lang w:val="en-CA" w:bidi="en-CA"/>
        </w:rPr>
        <w:t xml:space="preserve"> Copyright Modernization Act</w:t>
      </w:r>
      <w:r w:rsidR="00B3602A" w:rsidRPr="009E01B3">
        <w:rPr>
          <w:lang w:val="en-CA" w:bidi="en-CA"/>
        </w:rPr>
        <w:t xml:space="preserve">, S.C. 2012, c. 20, assented to on 2012-06-29, online: </w:t>
      </w:r>
      <w:r w:rsidR="00B3602A">
        <w:fldChar w:fldCharType="begin"/>
      </w:r>
      <w:r w:rsidR="00B3602A" w:rsidRPr="00F676B4">
        <w:rPr>
          <w:lang w:val="en-US"/>
          <w:rPrChange w:id="97" w:author="Author">
            <w:rPr/>
          </w:rPrChange>
        </w:rPr>
        <w:instrText>HYPERLINK "https://laws-lois.justice.gc.ca/eng/AnnualStatutes/2012_20/FullText.html"</w:instrText>
      </w:r>
      <w:r w:rsidR="00B3602A">
        <w:fldChar w:fldCharType="separate"/>
      </w:r>
      <w:r w:rsidR="00B3602A" w:rsidRPr="00B735EB">
        <w:rPr>
          <w:rStyle w:val="Hyperlink"/>
          <w:lang w:val="en-CA" w:bidi="en-CA"/>
        </w:rPr>
        <w:t>https://laws-lois.justice.gc.ca/eng/AnnualStatutes/2012_20/FullText.html</w:t>
      </w:r>
      <w:r w:rsidR="00B3602A">
        <w:fldChar w:fldCharType="end"/>
      </w:r>
      <w:r w:rsidR="00B3602A" w:rsidRPr="009E01B3">
        <w:rPr>
          <w:lang w:val="en-CA" w:bidi="en-CA"/>
        </w:rPr>
        <w:t xml:space="preserve">; Canada Gazette, Vol. 146,No. 23 – November 7, 2012, SI/2012-85 </w:t>
      </w:r>
      <w:r w:rsidR="00B3602A" w:rsidRPr="009E01B3">
        <w:rPr>
          <w:i/>
          <w:lang w:val="en-CA" w:bidi="en-CA"/>
        </w:rPr>
        <w:t>Order Fixing Various Dates as the Dates on which Certain Provisions of the Act Come into Force</w:t>
      </w:r>
      <w:r w:rsidR="00B3602A" w:rsidRPr="009E01B3">
        <w:rPr>
          <w:lang w:val="en-CA" w:bidi="en-CA"/>
        </w:rPr>
        <w:t xml:space="preserve">, P.C. 2012-1392, October 25, 2012, online: </w:t>
      </w:r>
      <w:r w:rsidR="00353DAA">
        <w:fldChar w:fldCharType="begin"/>
      </w:r>
      <w:r w:rsidR="00353DAA" w:rsidRPr="00F676B4">
        <w:rPr>
          <w:lang w:val="en-US"/>
          <w:rPrChange w:id="98" w:author="Author">
            <w:rPr/>
          </w:rPrChange>
        </w:rPr>
        <w:instrText>HYPERLINK "https://canadagazette.gc.ca/rp-pr/p2/2012/2012-11-07/html/si-tr85-eng.html"</w:instrText>
      </w:r>
      <w:r w:rsidR="00353DAA">
        <w:fldChar w:fldCharType="separate"/>
      </w:r>
      <w:r w:rsidR="00353DAA" w:rsidRPr="00B735EB">
        <w:rPr>
          <w:rStyle w:val="Hyperlink"/>
          <w:lang w:val="en-CA" w:bidi="en-CA"/>
        </w:rPr>
        <w:t>https: //canadagazette.gc.ca/rp-pr/p2/2012/2012-11-07/html/si-tr85-fra.html</w:t>
      </w:r>
      <w:r w:rsidR="00353DAA">
        <w:fldChar w:fldCharType="end"/>
      </w:r>
      <w:r w:rsidR="00B3602A" w:rsidRPr="009E01B3">
        <w:rPr>
          <w:lang w:val="en-CA" w:bidi="en-CA"/>
        </w:rPr>
        <w:t xml:space="preserve">. </w:t>
      </w:r>
    </w:p>
  </w:footnote>
  <w:footnote w:id="7">
    <w:p w14:paraId="2462BC49" w14:textId="46025A70" w:rsidR="008061CD" w:rsidRPr="00485BE6" w:rsidRDefault="008061CD" w:rsidP="008B38AB">
      <w:pPr>
        <w:pStyle w:val="Footer"/>
        <w:rPr>
          <w:rFonts w:eastAsia="Times New Roman"/>
          <w:color w:val="000000"/>
          <w:lang w:val="en-US"/>
        </w:rPr>
      </w:pPr>
      <w:r w:rsidRPr="00CB6B36">
        <w:rPr>
          <w:rStyle w:val="FootnoteReference"/>
          <w:lang w:val="en-CA" w:bidi="en-CA"/>
        </w:rPr>
        <w:footnoteRef/>
      </w:r>
      <w:r w:rsidRPr="00485BE6">
        <w:rPr>
          <w:lang w:val="en-CA" w:bidi="en-CA"/>
        </w:rPr>
        <w:t xml:space="preserve"> </w:t>
      </w:r>
      <w:r w:rsidRPr="00485BE6">
        <w:rPr>
          <w:color w:val="333333"/>
          <w:shd w:val="clear" w:color="auto" w:fill="FFFFFF"/>
          <w:lang w:val="en-CA" w:bidi="en-CA"/>
        </w:rPr>
        <w:t xml:space="preserve">Graham J. Reynolds, </w:t>
      </w:r>
      <w:r w:rsidR="00E34827">
        <w:rPr>
          <w:color w:val="333333"/>
          <w:shd w:val="clear" w:color="auto" w:fill="FFFFFF"/>
          <w:lang w:val="en-CA" w:bidi="en-CA"/>
        </w:rPr>
        <w:t>“</w:t>
      </w:r>
      <w:r w:rsidRPr="00E34827">
        <w:rPr>
          <w:iCs/>
          <w:color w:val="333333"/>
          <w:shd w:val="clear" w:color="auto" w:fill="FFFFFF"/>
          <w:lang w:val="en-CA" w:bidi="en-CA"/>
        </w:rPr>
        <w:t>Of Lock-Breaking and Stock Taking - IP, Climate Change, and the Right to Repair in Canada</w:t>
      </w:r>
      <w:r w:rsidRPr="00485BE6">
        <w:rPr>
          <w:color w:val="333333"/>
          <w:shd w:val="clear" w:color="auto" w:fill="FFFFFF"/>
          <w:lang w:val="en-CA" w:bidi="en-CA"/>
        </w:rPr>
        <w:t>,</w:t>
      </w:r>
      <w:r w:rsidR="00E34827">
        <w:rPr>
          <w:color w:val="333333"/>
          <w:shd w:val="clear" w:color="auto" w:fill="FFFFFF"/>
          <w:lang w:val="en-CA" w:bidi="en-CA"/>
        </w:rPr>
        <w:t>”</w:t>
      </w:r>
      <w:r w:rsidRPr="00485BE6">
        <w:rPr>
          <w:color w:val="333333"/>
          <w:shd w:val="clear" w:color="auto" w:fill="FFFFFF"/>
          <w:lang w:val="en-CA" w:bidi="en-CA"/>
        </w:rPr>
        <w:t xml:space="preserve"> in 2023 101-1 </w:t>
      </w:r>
      <w:r w:rsidRPr="00485BE6">
        <w:rPr>
          <w:i/>
          <w:color w:val="333333"/>
          <w:shd w:val="clear" w:color="auto" w:fill="FFFFFF"/>
          <w:lang w:val="en-CA" w:bidi="en-CA"/>
        </w:rPr>
        <w:t>Canadian Bar Review</w:t>
      </w:r>
      <w:r w:rsidRPr="00485BE6">
        <w:rPr>
          <w:color w:val="333333"/>
          <w:shd w:val="clear" w:color="auto" w:fill="FFFFFF"/>
          <w:lang w:val="en-CA" w:bidi="en-CA"/>
        </w:rPr>
        <w:t xml:space="preserve"> 32, 2023 CanLIIDocs 1144, p. 54, online: </w:t>
      </w:r>
      <w:r w:rsidR="00264FD6">
        <w:fldChar w:fldCharType="begin"/>
      </w:r>
      <w:r w:rsidR="00264FD6" w:rsidRPr="00F676B4">
        <w:rPr>
          <w:lang w:val="en-US"/>
          <w:rPrChange w:id="122" w:author="Author">
            <w:rPr/>
          </w:rPrChange>
        </w:rPr>
        <w:instrText>HYPERLINK "https://canlii.ca/t/7n4cj"</w:instrText>
      </w:r>
      <w:r w:rsidR="00264FD6">
        <w:fldChar w:fldCharType="separate"/>
      </w:r>
      <w:r w:rsidR="00264FD6" w:rsidRPr="00485BE6">
        <w:rPr>
          <w:rStyle w:val="Hyperlink"/>
          <w:shd w:val="clear" w:color="auto" w:fill="FFFFFF"/>
          <w:lang w:val="en-CA" w:bidi="en-CA"/>
        </w:rPr>
        <w:t>https://canlii.ca/t/7n4cj</w:t>
      </w:r>
      <w:r w:rsidR="00264FD6">
        <w:fldChar w:fldCharType="end"/>
      </w:r>
      <w:r w:rsidRPr="00485BE6">
        <w:rPr>
          <w:color w:val="333333"/>
          <w:shd w:val="clear" w:color="auto" w:fill="FFFFFF"/>
          <w:lang w:val="en-CA" w:bidi="en-CA"/>
        </w:rPr>
        <w:t>.</w:t>
      </w:r>
    </w:p>
  </w:footnote>
  <w:footnote w:id="8">
    <w:p w14:paraId="181E2F96" w14:textId="4070FD50" w:rsidR="00E77AEC" w:rsidRPr="00465927" w:rsidRDefault="00E77AEC" w:rsidP="008B38AB">
      <w:pPr>
        <w:pStyle w:val="Footer"/>
        <w:rPr>
          <w:lang w:val="en-CA"/>
        </w:rPr>
      </w:pPr>
      <w:r>
        <w:rPr>
          <w:rStyle w:val="FootnoteReference"/>
          <w:lang w:val="en-CA" w:bidi="en-CA"/>
        </w:rPr>
        <w:footnoteRef/>
      </w:r>
      <w:r w:rsidR="00176049" w:rsidRPr="00176049">
        <w:rPr>
          <w:lang w:val="en-CA" w:bidi="en-CA"/>
        </w:rPr>
        <w:t xml:space="preserve"> Committee on Industry and Technology, </w:t>
      </w:r>
      <w:r w:rsidR="00176049" w:rsidRPr="007C4919">
        <w:rPr>
          <w:rFonts w:asciiTheme="minorHAnsi" w:hAnsiTheme="minorHAnsi" w:cstheme="minorBidi"/>
          <w:lang w:val="en-CA" w:bidi="en-CA"/>
        </w:rPr>
        <w:t>5</w:t>
      </w:r>
      <w:r w:rsidR="00176049" w:rsidRPr="00176049">
        <w:rPr>
          <w:lang w:val="en-CA" w:bidi="en-CA"/>
        </w:rPr>
        <w:t xml:space="preserve"> December</w:t>
      </w:r>
      <w:r w:rsidR="00176049" w:rsidRPr="007C4919">
        <w:rPr>
          <w:rFonts w:asciiTheme="minorHAnsi" w:hAnsiTheme="minorHAnsi" w:cstheme="minorBidi"/>
          <w:lang w:val="en-CA" w:bidi="en-CA"/>
        </w:rPr>
        <w:t xml:space="preserve"> 2022, Catherine Lovrics,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0" w:author="Author">
            <w:rPr/>
          </w:rPrChange>
        </w:rPr>
        <w:instrText>HYPERLINK "https://openparliament.ca/committees/industry/44-1/49/catherine-lovrics-2/"</w:instrText>
      </w:r>
      <w:r w:rsidR="00176049">
        <w:fldChar w:fldCharType="separate"/>
      </w:r>
      <w:r w:rsidR="00176049" w:rsidRPr="00176049">
        <w:rPr>
          <w:rStyle w:val="Hyperlink"/>
          <w:lang w:val="en-CA" w:bidi="en-CA"/>
        </w:rPr>
        <w:t>https://openparliament.ca/committees/industry/44-1/49/catherine-lovrics-2/</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Viviane Lapointe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1" w:author="Author">
            <w:rPr/>
          </w:rPrChange>
        </w:rPr>
        <w:instrText>HYPERLINK "https://openparliament.ca/committees/industry/44-1/59/viviane-lapointe-5/"</w:instrText>
      </w:r>
      <w:r w:rsidR="00176049">
        <w:fldChar w:fldCharType="separate"/>
      </w:r>
      <w:r w:rsidR="00176049" w:rsidRPr="00176049">
        <w:rPr>
          <w:rStyle w:val="Hyperlink"/>
          <w:lang w:val="en-CA" w:bidi="en-CA"/>
        </w:rPr>
        <w:t>https://openparliament.ca/committees/industry/44-1/59/viviane-lapointe-5/</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Andy  Fillmore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2" w:author="Author">
            <w:rPr/>
          </w:rPrChange>
        </w:rPr>
        <w:instrText>HYPERLINK "https://openparliament.ca/committees/industry/44-1/59/andy-fillmore-6/"</w:instrText>
      </w:r>
      <w:r w:rsidR="00176049">
        <w:fldChar w:fldCharType="separate"/>
      </w:r>
      <w:r w:rsidR="00176049" w:rsidRPr="00176049">
        <w:rPr>
          <w:rStyle w:val="Hyperlink"/>
          <w:lang w:val="en-CA" w:bidi="en-CA"/>
        </w:rPr>
        <w:t>https://openparliament.ca/committees/industry/44-1/59/andy-fillmore-6/</w:t>
      </w:r>
      <w:r w:rsidR="00176049">
        <w:fldChar w:fldCharType="end"/>
      </w:r>
      <w:r w:rsidR="00176049" w:rsidRPr="00176049">
        <w:rPr>
          <w:lang w:val="en-CA" w:bidi="en-CA"/>
        </w:rPr>
        <w:t>; Committee on Industry and Technology, 1</w:t>
      </w:r>
      <w:r w:rsidR="00A70A0C" w:rsidRPr="00103C06">
        <w:rPr>
          <w:rFonts w:asciiTheme="minorHAnsi" w:hAnsiTheme="minorHAnsi" w:cstheme="minorBidi"/>
          <w:lang w:val="en-CA" w:bidi="en-CA"/>
        </w:rPr>
        <w:t>5</w:t>
      </w:r>
      <w:r w:rsidR="00176049" w:rsidRPr="00176049">
        <w:rPr>
          <w:lang w:val="en-CA" w:bidi="en-CA"/>
        </w:rPr>
        <w:t xml:space="preserve"> february 2023, Patrick Blanar, online: </w:t>
      </w:r>
      <w:r w:rsidR="00A70A0C">
        <w:fldChar w:fldCharType="begin"/>
      </w:r>
      <w:r w:rsidR="00A70A0C" w:rsidRPr="00F676B4">
        <w:rPr>
          <w:lang w:val="en-US"/>
          <w:rPrChange w:id="283" w:author="Author">
            <w:rPr/>
          </w:rPrChange>
        </w:rPr>
        <w:instrText>HYPERLINK "https://openparliament.ca/committees/industry/44-1/59/patrick-blanar-1/"</w:instrText>
      </w:r>
      <w:r w:rsidR="00A70A0C">
        <w:fldChar w:fldCharType="separate"/>
      </w:r>
      <w:r w:rsidR="00A70A0C" w:rsidRPr="00176049">
        <w:rPr>
          <w:rStyle w:val="Hyperlink"/>
          <w:lang w:val="en-CA" w:bidi="en-CA"/>
        </w:rPr>
        <w:t>https://openparliament.ca/committees/industry/44-1/59/patrick-blanar-1/</w:t>
      </w:r>
      <w:r w:rsidR="00A70A0C">
        <w:fldChar w:fldCharType="end"/>
      </w:r>
      <w:r w:rsidR="00176049" w:rsidRPr="00176049">
        <w:rPr>
          <w:lang w:val="en-CA" w:bidi="en-CA"/>
        </w:rPr>
        <w:t>.</w:t>
      </w:r>
    </w:p>
  </w:footnote>
  <w:footnote w:id="9">
    <w:p w14:paraId="32DA75E7" w14:textId="69F3C683" w:rsidR="000736C0" w:rsidRPr="00465927" w:rsidRDefault="000736C0" w:rsidP="000736C0">
      <w:pPr>
        <w:pStyle w:val="Footer"/>
        <w:rPr>
          <w:lang w:val="en-CA"/>
        </w:rPr>
      </w:pPr>
      <w:r w:rsidRPr="00CB6B36">
        <w:rPr>
          <w:rStyle w:val="FootnoteReference"/>
          <w:lang w:val="en-CA" w:bidi="en-CA"/>
        </w:rPr>
        <w:footnoteRef/>
      </w:r>
      <w:r w:rsidRPr="00EB7006">
        <w:rPr>
          <w:lang w:val="en-CA" w:bidi="en-CA"/>
        </w:rPr>
        <w:t xml:space="preserve"> Entertainment Software Association of Canada, </w:t>
      </w:r>
      <w:r w:rsidRPr="00EB7006">
        <w:rPr>
          <w:i/>
          <w:lang w:val="en-CA" w:bidi="en-CA"/>
        </w:rPr>
        <w:t>Bill C-244 – An Act to amend the Copyright Act (diagnosis, maintenance and repair),</w:t>
      </w:r>
      <w:r w:rsidRPr="00EB7006">
        <w:rPr>
          <w:lang w:val="en-CA" w:bidi="en-CA"/>
        </w:rPr>
        <w:t xml:space="preserve"> online:</w:t>
      </w:r>
      <w:r>
        <w:fldChar w:fldCharType="begin"/>
      </w:r>
      <w:r w:rsidRPr="00F676B4">
        <w:rPr>
          <w:lang w:val="en-US"/>
          <w:rPrChange w:id="319" w:author="Author">
            <w:rPr/>
          </w:rPrChange>
        </w:rPr>
        <w:instrText>HYPERLINK "https://www.ourcommons.ca/Content/Committee/441/INDU/Brief/BR12209146/br-external/EntertainmentSoftwareAssociationOfCanada-e.pdf"</w:instrText>
      </w:r>
      <w:r>
        <w:fldChar w:fldCharType="separate"/>
      </w:r>
      <w:r w:rsidRPr="00B735EB">
        <w:rPr>
          <w:rStyle w:val="Hyperlink"/>
          <w:lang w:val="en-CA" w:bidi="en-CA"/>
        </w:rPr>
        <w:t xml:space="preserve"> https://www.ourcommons.ca/Content/Committee/441/INDU/Brief/BR12209146/br-external/EntertainmentSoftwareAssociationOfCanada-e.pdf</w:t>
      </w:r>
      <w:r>
        <w:fldChar w:fldCharType="end"/>
      </w:r>
      <w:r w:rsidRPr="00EB7006">
        <w:rPr>
          <w:lang w:val="en-CA" w:bidi="en-CA"/>
        </w:rPr>
        <w:t>.</w:t>
      </w:r>
    </w:p>
  </w:footnote>
  <w:footnote w:id="10">
    <w:p w14:paraId="7D64AE27" w14:textId="3004C17E" w:rsidR="004151F5" w:rsidRPr="00465927" w:rsidRDefault="004151F5" w:rsidP="008B38AB">
      <w:pPr>
        <w:pStyle w:val="Footer"/>
        <w:rPr>
          <w:lang w:val="en-CA"/>
        </w:rPr>
      </w:pPr>
      <w:r>
        <w:rPr>
          <w:rStyle w:val="FootnoteReference"/>
          <w:lang w:val="en-CA" w:bidi="en-CA"/>
        </w:rPr>
        <w:footnoteRef/>
      </w:r>
      <w:r w:rsidR="00492930" w:rsidRPr="0056691B">
        <w:rPr>
          <w:lang w:val="en-CA" w:bidi="en-CA"/>
        </w:rPr>
        <w:t xml:space="preserve"> Committee on Industry and Technology, February 8, 2023, Paul Fogolin, online: </w:t>
      </w:r>
      <w:r w:rsidR="00DD700B">
        <w:fldChar w:fldCharType="begin"/>
      </w:r>
      <w:r w:rsidR="00DD700B" w:rsidRPr="00F676B4">
        <w:rPr>
          <w:lang w:val="en-US"/>
          <w:rPrChange w:id="332" w:author="Author">
            <w:rPr/>
          </w:rPrChange>
        </w:rPr>
        <w:instrText>HYPERLINK "https://openparliament.ca/committees/industry/44-1/57/paul-fogolin-1/"</w:instrText>
      </w:r>
      <w:r w:rsidR="00DD700B">
        <w:fldChar w:fldCharType="separate"/>
      </w:r>
      <w:r w:rsidR="00DD700B" w:rsidRPr="00B735EB">
        <w:rPr>
          <w:rStyle w:val="Hyperlink"/>
          <w:lang w:val="en-CA" w:bidi="en-CA"/>
        </w:rPr>
        <w:t>https://openparliament.ca/committees/industry/44-1/57/paul-fogolin-1/</w:t>
      </w:r>
      <w:r w:rsidR="00DD700B">
        <w:fldChar w:fldCharType="end"/>
      </w:r>
      <w:r w:rsidR="00492930" w:rsidRPr="0056691B">
        <w:rPr>
          <w:lang w:val="en-CA" w:bidi="en-CA"/>
        </w:rPr>
        <w:t>.</w:t>
      </w:r>
    </w:p>
  </w:footnote>
  <w:footnote w:id="11">
    <w:p w14:paraId="2C578423" w14:textId="5BDD47CC" w:rsidR="00BD59E2" w:rsidRPr="00465927" w:rsidRDefault="00BD59E2" w:rsidP="008B38AB">
      <w:pPr>
        <w:pStyle w:val="Footer"/>
        <w:rPr>
          <w:lang w:val="en-CA"/>
        </w:rPr>
      </w:pPr>
      <w:r>
        <w:rPr>
          <w:rStyle w:val="FootnoteReference"/>
          <w:lang w:val="en-CA" w:bidi="en-CA"/>
        </w:rPr>
        <w:footnoteRef/>
      </w:r>
      <w:r w:rsidR="00252512" w:rsidRPr="0056691B">
        <w:rPr>
          <w:lang w:val="en-CA" w:bidi="en-CA"/>
        </w:rPr>
        <w:t xml:space="preserve"> Committee on Industry and Technology, February 8, 2023, Charles Bernard, online: </w:t>
      </w:r>
      <w:r w:rsidR="00362CBA">
        <w:fldChar w:fldCharType="begin"/>
      </w:r>
      <w:r w:rsidR="00362CBA" w:rsidRPr="00F676B4">
        <w:rPr>
          <w:lang w:val="en-US"/>
          <w:rPrChange w:id="337" w:author="Author">
            <w:rPr/>
          </w:rPrChange>
        </w:rPr>
        <w:instrText>HYPERLINK "https://openparliament.ca/committees/industry/44-1/57/charles-bernard-1/"</w:instrText>
      </w:r>
      <w:r w:rsidR="00362CBA">
        <w:fldChar w:fldCharType="separate"/>
      </w:r>
      <w:r w:rsidR="00362CBA" w:rsidRPr="00B735EB">
        <w:rPr>
          <w:rStyle w:val="Hyperlink"/>
          <w:lang w:val="en-CA" w:bidi="en-CA"/>
        </w:rPr>
        <w:t>https://openparliament.ca/committees/industry/44-1/57/charles-bernard-1/</w:t>
      </w:r>
      <w:r w:rsidR="00362CBA">
        <w:fldChar w:fldCharType="end"/>
      </w:r>
      <w:r w:rsidR="00252512" w:rsidRPr="0056691B">
        <w:rPr>
          <w:lang w:val="en-CA" w:bidi="en-CA"/>
        </w:rPr>
        <w:t>.</w:t>
      </w:r>
    </w:p>
  </w:footnote>
  <w:footnote w:id="12">
    <w:p w14:paraId="3474F7BA" w14:textId="740A6CD5" w:rsidR="00BD59E2" w:rsidRPr="00465927" w:rsidRDefault="00BD59E2" w:rsidP="008B38AB">
      <w:pPr>
        <w:pStyle w:val="Footer"/>
        <w:rPr>
          <w:lang w:val="en-CA"/>
        </w:rPr>
      </w:pPr>
      <w:r>
        <w:rPr>
          <w:rStyle w:val="FootnoteReference"/>
          <w:lang w:val="en-CA" w:bidi="en-CA"/>
        </w:rPr>
        <w:footnoteRef/>
      </w:r>
      <w:r w:rsidR="00E863CA" w:rsidRPr="00176049">
        <w:rPr>
          <w:lang w:val="en-CA" w:bidi="en-CA"/>
        </w:rPr>
        <w:t xml:space="preserve"> Industry and Technology Committee, December </w:t>
      </w:r>
      <w:r w:rsidR="00E863CA" w:rsidRPr="00103C06">
        <w:rPr>
          <w:rFonts w:asciiTheme="minorHAnsi" w:hAnsiTheme="minorHAnsi" w:cstheme="minorBidi"/>
          <w:lang w:val="en-CA" w:bidi="en-CA"/>
        </w:rPr>
        <w:t>5</w:t>
      </w:r>
      <w:r w:rsidR="00E863CA" w:rsidRPr="00176049">
        <w:rPr>
          <w:lang w:val="en-CA" w:bidi="en-CA"/>
        </w:rPr>
        <w:t>,</w:t>
      </w:r>
      <w:r w:rsidR="00E863CA" w:rsidRPr="00103C06">
        <w:rPr>
          <w:rFonts w:asciiTheme="minorHAnsi" w:hAnsiTheme="minorHAnsi" w:cstheme="minorBidi"/>
          <w:lang w:val="en-CA" w:bidi="en-CA"/>
        </w:rPr>
        <w:t xml:space="preserve"> 2022, Catherine </w:t>
      </w:r>
      <w:proofErr w:type="spellStart"/>
      <w:r w:rsidR="00E863CA" w:rsidRPr="00103C06">
        <w:rPr>
          <w:rFonts w:asciiTheme="minorHAnsi" w:hAnsiTheme="minorHAnsi" w:cstheme="minorBidi"/>
          <w:lang w:val="en-CA" w:bidi="en-CA"/>
        </w:rPr>
        <w:t>Lovrics</w:t>
      </w:r>
      <w:proofErr w:type="spellEnd"/>
      <w:r w:rsidR="00E863CA" w:rsidRPr="00176049">
        <w:rPr>
          <w:lang w:val="en-CA" w:bidi="en-CA"/>
        </w:rPr>
        <w:t>, online:</w:t>
      </w:r>
      <w:r w:rsidR="0008435E">
        <w:fldChar w:fldCharType="begin"/>
      </w:r>
      <w:r w:rsidR="0008435E" w:rsidRPr="00F676B4">
        <w:rPr>
          <w:lang w:val="en-US"/>
          <w:rPrChange w:id="342" w:author="Author">
            <w:rPr/>
          </w:rPrChange>
        </w:rPr>
        <w:instrText>HYPERLINK "https://openparliament.ca/committees/industry/44-1/49/catherine-lovrics-2/"</w:instrText>
      </w:r>
      <w:r w:rsidR="0008435E">
        <w:fldChar w:fldCharType="separate"/>
      </w:r>
      <w:r w:rsidR="0008435E" w:rsidRPr="00176049">
        <w:rPr>
          <w:rStyle w:val="Hyperlink"/>
          <w:lang w:val="en-CA" w:bidi="en-CA"/>
        </w:rPr>
        <w:t xml:space="preserve"> https://openparliament.ca/committees/industry/44-1/49/catherine-lovrics-2/</w:t>
      </w:r>
      <w:r w:rsidR="0008435E">
        <w:fldChar w:fldCharType="end"/>
      </w:r>
      <w:r w:rsidR="00E863CA" w:rsidRPr="00176049">
        <w:rPr>
          <w:lang w:val="en-CA" w:bidi="en-CA"/>
        </w:rPr>
        <w:t>.</w:t>
      </w:r>
    </w:p>
  </w:footnote>
  <w:footnote w:id="13">
    <w:p w14:paraId="0BC7A22F" w14:textId="7EA5BF18" w:rsidR="00100B3B" w:rsidRPr="00EB5180" w:rsidRDefault="00100B3B" w:rsidP="008B38AB">
      <w:pPr>
        <w:pStyle w:val="Footer"/>
        <w:rPr>
          <w:lang w:val="en-US"/>
        </w:rPr>
      </w:pPr>
      <w:r w:rsidRPr="00CB6B36">
        <w:rPr>
          <w:rStyle w:val="FootnoteReference"/>
          <w:lang w:val="en-CA" w:bidi="en-CA"/>
        </w:rPr>
        <w:footnoteRef/>
      </w:r>
      <w:r w:rsidRPr="0008435E">
        <w:rPr>
          <w:lang w:val="en-CA" w:bidi="en-CA"/>
        </w:rPr>
        <w:t xml:space="preserve"> Emma Fillman,</w:t>
      </w:r>
      <w:r w:rsidRPr="0008435E">
        <w:rPr>
          <w:i/>
          <w:lang w:val="en-CA" w:bidi="en-CA"/>
        </w:rPr>
        <w:t xml:space="preserve"> “</w:t>
      </w:r>
      <w:r w:rsidRPr="0008435E">
        <w:rPr>
          <w:lang w:val="en-CA" w:bidi="en-CA"/>
        </w:rPr>
        <w:t>Comprehensive Right to Repair:</w:t>
      </w:r>
      <w:r w:rsidRPr="0008435E">
        <w:rPr>
          <w:i/>
          <w:lang w:val="en-CA" w:bidi="en-CA"/>
        </w:rPr>
        <w:t xml:space="preserve"> </w:t>
      </w:r>
      <w:r w:rsidRPr="0008435E">
        <w:rPr>
          <w:lang w:val="en-CA" w:bidi="en-CA"/>
        </w:rPr>
        <w:t>The Fight Against Planned Obsolescence in Canada,” (2023) 32 Dalhousie J Legal Stud 123, p. 145</w:t>
      </w:r>
      <w:r w:rsidR="001934F1">
        <w:rPr>
          <w:lang w:val="en-CA" w:bidi="en-CA"/>
        </w:rPr>
        <w:t>.</w:t>
      </w:r>
      <w:r w:rsidR="001934F1" w:rsidRPr="001934F1">
        <w:rPr>
          <w:rFonts w:eastAsia="Times New Roman" w:cs="Helvetica"/>
          <w:color w:val="000000"/>
          <w:kern w:val="0"/>
          <w:lang w:val="en-CA" w:bidi="en-CA"/>
        </w:rPr>
        <w:t xml:space="preserve"> </w:t>
      </w:r>
      <w:r w:rsidR="001934F1" w:rsidRPr="00CB6B36">
        <w:rPr>
          <w:rFonts w:eastAsia="Times New Roman" w:cs="Helvetica"/>
          <w:color w:val="000000"/>
          <w:kern w:val="0"/>
          <w:lang w:val="en-CA" w:bidi="en-CA"/>
        </w:rPr>
        <w:t>online</w:t>
      </w:r>
      <w:r w:rsidR="001934F1">
        <w:fldChar w:fldCharType="begin"/>
      </w:r>
      <w:r w:rsidR="001934F1" w:rsidRPr="00F676B4">
        <w:rPr>
          <w:lang w:val="en-US"/>
          <w:rPrChange w:id="364" w:author="Author">
            <w:rPr/>
          </w:rPrChange>
        </w:rPr>
        <w:instrText>HYPERLINK "https://digitalcommons.schulichlaw.dal.ca/djls/vol32/iss1/5/"</w:instrText>
      </w:r>
      <w:r w:rsidR="001934F1">
        <w:fldChar w:fldCharType="separate"/>
      </w:r>
      <w:r w:rsidR="001934F1" w:rsidRPr="00103C06">
        <w:rPr>
          <w:rStyle w:val="Hyperlink"/>
          <w:rFonts w:eastAsia="Times New Roman" w:cs="Helvetica"/>
          <w:kern w:val="0"/>
          <w:lang w:val="en-CA" w:bidi="en-CA"/>
        </w:rPr>
        <w:t xml:space="preserve"> https://digitalcommons.schulichlaw.dal.ca/djls/vol32/iss1/5/</w:t>
      </w:r>
      <w:r w:rsidR="001934F1">
        <w:fldChar w:fldCharType="end"/>
      </w:r>
      <w:r w:rsidR="001934F1" w:rsidRPr="00103C06">
        <w:rPr>
          <w:rStyle w:val="Hyperlink"/>
          <w:rFonts w:eastAsia="Times New Roman" w:cs="Helvetica"/>
          <w:kern w:val="0"/>
          <w:lang w:val="en-CA" w:bidi="en-CA"/>
        </w:rPr>
        <w:t>.</w:t>
      </w:r>
    </w:p>
  </w:footnote>
  <w:footnote w:id="14">
    <w:p w14:paraId="3A4212AD" w14:textId="01557436" w:rsidR="00312AB7" w:rsidRPr="00465927" w:rsidRDefault="00312AB7"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World Intellectual Property Organization Magazine</w:t>
      </w:r>
      <w:r w:rsidRPr="00CB6B36">
        <w:rPr>
          <w:lang w:val="en-CA" w:bidi="en-CA"/>
        </w:rPr>
        <w:t>, August 2023, online:</w:t>
      </w:r>
      <w:r w:rsidR="00695967">
        <w:fldChar w:fldCharType="begin"/>
      </w:r>
      <w:r w:rsidR="00695967" w:rsidRPr="00F676B4">
        <w:rPr>
          <w:lang w:val="en-US"/>
          <w:rPrChange w:id="367" w:author="Author">
            <w:rPr/>
          </w:rPrChange>
        </w:rPr>
        <w:instrText>HYPERLINK "https://www.wipo.int/wipo_magazine_digital/en/2023/article_0023.html"</w:instrText>
      </w:r>
      <w:r w:rsidR="00695967">
        <w:fldChar w:fldCharType="separate"/>
      </w:r>
      <w:r w:rsidR="00695967" w:rsidRPr="00B735EB">
        <w:rPr>
          <w:rStyle w:val="Hyperlink"/>
          <w:lang w:val="en-CA" w:bidi="en-CA"/>
        </w:rPr>
        <w:t xml:space="preserve"> https://www.wipo.int/wipo_magazine_digital/en/2023/article_0023.html</w:t>
      </w:r>
      <w:r w:rsidR="00695967">
        <w:fldChar w:fldCharType="end"/>
      </w:r>
      <w:r w:rsidRPr="00CB6B36">
        <w:rPr>
          <w:lang w:val="en-CA" w:bidi="en-CA"/>
        </w:rPr>
        <w:t>.</w:t>
      </w:r>
    </w:p>
  </w:footnote>
  <w:footnote w:id="15">
    <w:p w14:paraId="36A752B1" w14:textId="38AFA40B" w:rsidR="002F0CDF" w:rsidRPr="00103C06" w:rsidDel="00A46FF7" w:rsidRDefault="002F0CDF" w:rsidP="002F0CDF">
      <w:pPr>
        <w:pStyle w:val="Footer"/>
        <w:rPr>
          <w:del w:id="373" w:author="Author"/>
          <w:lang w:val="en-US"/>
        </w:rPr>
      </w:pPr>
      <w:del w:id="374" w:author="Author">
        <w:r w:rsidRPr="00CB6B36" w:rsidDel="00A46FF7">
          <w:rPr>
            <w:rStyle w:val="FootnoteReference"/>
            <w:lang w:val="en-CA" w:bidi="en-CA"/>
          </w:rPr>
          <w:footnoteRef/>
        </w:r>
        <w:r w:rsidRPr="00CB6B36" w:rsidDel="00A46FF7">
          <w:rPr>
            <w:rFonts w:eastAsia="Times New Roman" w:cs="Helvetica"/>
            <w:color w:val="000000"/>
            <w:kern w:val="0"/>
            <w:lang w:val="en-CA" w:bidi="en-CA"/>
          </w:rPr>
          <w:delText xml:space="preserve"> Emma Fillman, “Comprehensive Right to Repair:</w:delText>
        </w:r>
        <w:r w:rsidRPr="00CB6B36" w:rsidDel="00A46FF7">
          <w:rPr>
            <w:rFonts w:eastAsia="Times New Roman" w:cs="Helvetica"/>
            <w:i/>
            <w:color w:val="000000"/>
            <w:kern w:val="0"/>
            <w:lang w:val="en-CA" w:bidi="en-CA"/>
          </w:rPr>
          <w:delText xml:space="preserve"> </w:delText>
        </w:r>
        <w:r w:rsidRPr="00CB6B36" w:rsidDel="00A46FF7">
          <w:rPr>
            <w:rFonts w:eastAsia="Times New Roman" w:cs="Helvetica"/>
            <w:color w:val="000000"/>
            <w:kern w:val="0"/>
            <w:lang w:val="en-CA" w:bidi="en-CA"/>
          </w:rPr>
          <w:delText>The Fight Against Planned Obsolescence in Canada,” (2023) 32 Dalhousie J Legal Stud 123, pp. 142 and following, online</w:delText>
        </w:r>
        <w:r w:rsidR="0026213D" w:rsidDel="00A46FF7">
          <w:fldChar w:fldCharType="begin"/>
        </w:r>
        <w:r w:rsidR="0026213D" w:rsidRPr="00CF635E" w:rsidDel="00A46FF7">
          <w:rPr>
            <w:lang w:val="en-US"/>
          </w:rPr>
          <w:delInstrText>HYPERLINK "https://digitalcommons.schulichlaw.dal.ca/djls/vol32/iss1/5/"</w:delInstrText>
        </w:r>
        <w:r w:rsidR="0026213D" w:rsidDel="00A46FF7">
          <w:fldChar w:fldCharType="separate"/>
        </w:r>
        <w:r w:rsidR="0026213D" w:rsidRPr="00103C06" w:rsidDel="00A46FF7">
          <w:rPr>
            <w:rStyle w:val="Hyperlink"/>
            <w:rFonts w:eastAsia="Times New Roman" w:cs="Helvetica"/>
            <w:kern w:val="0"/>
            <w:lang w:val="en-CA" w:bidi="en-CA"/>
          </w:rPr>
          <w:delText xml:space="preserve"> https://digitalcommons.schulichlaw.dal.ca/djls/vol32/iss1/5/</w:delText>
        </w:r>
        <w:r w:rsidR="0026213D" w:rsidDel="00A46FF7">
          <w:rPr>
            <w:rStyle w:val="Hyperlink"/>
            <w:rFonts w:eastAsia="Times New Roman" w:cs="Helvetica"/>
            <w:kern w:val="0"/>
            <w:lang w:bidi="en-CA"/>
          </w:rPr>
          <w:fldChar w:fldCharType="end"/>
        </w:r>
        <w:r w:rsidR="00176049" w:rsidRPr="00103C06" w:rsidDel="00A46FF7">
          <w:rPr>
            <w:rStyle w:val="Hyperlink"/>
            <w:rFonts w:eastAsia="Times New Roman" w:cs="Helvetica"/>
            <w:kern w:val="0"/>
            <w:lang w:val="en-CA" w:bidi="en-CA"/>
          </w:rPr>
          <w:delText>.</w:delText>
        </w:r>
      </w:del>
    </w:p>
  </w:footnote>
  <w:footnote w:id="16">
    <w:p w14:paraId="67F655A0" w14:textId="77777777" w:rsidR="00A46FF7" w:rsidRPr="00103C06" w:rsidDel="00D77BC5" w:rsidRDefault="00A46FF7" w:rsidP="00A46FF7">
      <w:pPr>
        <w:pStyle w:val="Footer"/>
        <w:rPr>
          <w:ins w:id="383" w:author="Author"/>
          <w:del w:id="384" w:author="Author"/>
          <w:lang w:val="en-US"/>
        </w:rPr>
      </w:pPr>
      <w:ins w:id="385" w:author="Author">
        <w:del w:id="386" w:author="Author">
          <w:r w:rsidRPr="00CB6B36" w:rsidDel="00D77BC5">
            <w:rPr>
              <w:rStyle w:val="FootnoteReference"/>
              <w:lang w:val="en-CA" w:bidi="en-CA"/>
            </w:rPr>
            <w:footnoteRef/>
          </w:r>
          <w:r w:rsidRPr="00CB6B36" w:rsidDel="00D77BC5">
            <w:rPr>
              <w:rFonts w:eastAsia="Times New Roman" w:cs="Helvetica"/>
              <w:color w:val="000000"/>
              <w:kern w:val="0"/>
              <w:lang w:val="en-CA" w:bidi="en-CA"/>
            </w:rPr>
            <w:delText xml:space="preserve"> Emma Fillman, “Comprehensive Right to Repair:</w:delText>
          </w:r>
          <w:r w:rsidRPr="00CB6B36" w:rsidDel="00D77BC5">
            <w:rPr>
              <w:rFonts w:eastAsia="Times New Roman" w:cs="Helvetica"/>
              <w:i/>
              <w:color w:val="000000"/>
              <w:kern w:val="0"/>
              <w:lang w:val="en-CA" w:bidi="en-CA"/>
            </w:rPr>
            <w:delText xml:space="preserve"> </w:delText>
          </w:r>
          <w:r w:rsidRPr="00CB6B36" w:rsidDel="00D77BC5">
            <w:rPr>
              <w:rFonts w:eastAsia="Times New Roman" w:cs="Helvetica"/>
              <w:color w:val="000000"/>
              <w:kern w:val="0"/>
              <w:lang w:val="en-CA" w:bidi="en-CA"/>
            </w:rPr>
            <w:delText>The Fight Against Planned Obsolescence in Canada,” (2023) 32 Dalhousie J Legal Stud 123, pp. 142 and following, online</w:delText>
          </w:r>
          <w:r w:rsidDel="00D77BC5">
            <w:fldChar w:fldCharType="begin"/>
          </w:r>
          <w:r w:rsidRPr="00CF635E" w:rsidDel="00D77BC5">
            <w:rPr>
              <w:lang w:val="en-US"/>
            </w:rPr>
            <w:delInstrText>HYPERLINK "https://digitalcommons.schulichlaw.dal.ca/djls/vol32/iss1/5/"</w:delInstrText>
          </w:r>
          <w:r w:rsidDel="00D77BC5">
            <w:fldChar w:fldCharType="separate"/>
          </w:r>
          <w:r w:rsidRPr="00103C06" w:rsidDel="00D77BC5">
            <w:rPr>
              <w:rStyle w:val="Hyperlink"/>
              <w:rFonts w:eastAsia="Times New Roman" w:cs="Helvetica"/>
              <w:kern w:val="0"/>
              <w:lang w:val="en-CA" w:bidi="en-CA"/>
            </w:rPr>
            <w:delText xml:space="preserve"> https://digitalcommons.schulichlaw.dal.ca/djls/vol32/iss1/5/</w:delText>
          </w:r>
          <w:r w:rsidDel="00D77BC5">
            <w:rPr>
              <w:rStyle w:val="Hyperlink"/>
              <w:rFonts w:eastAsia="Times New Roman" w:cs="Helvetica"/>
              <w:kern w:val="0"/>
              <w:lang w:bidi="en-CA"/>
            </w:rPr>
            <w:fldChar w:fldCharType="end"/>
          </w:r>
          <w:r w:rsidRPr="00103C06" w:rsidDel="00D77BC5">
            <w:rPr>
              <w:rStyle w:val="Hyperlink"/>
              <w:rFonts w:eastAsia="Times New Roman" w:cs="Helvetica"/>
              <w:kern w:val="0"/>
              <w:lang w:val="en-CA" w:bidi="en-CA"/>
            </w:rPr>
            <w:delText>.</w:delText>
          </w:r>
        </w:del>
      </w:ins>
    </w:p>
  </w:footnote>
  <w:footnote w:id="17">
    <w:p w14:paraId="6B246C1A" w14:textId="77777777" w:rsidR="00D77BC5" w:rsidRPr="00103C06" w:rsidRDefault="00D77BC5" w:rsidP="00D77BC5">
      <w:pPr>
        <w:pStyle w:val="Footer"/>
        <w:rPr>
          <w:ins w:id="389" w:author="Author"/>
          <w:lang w:val="en-US"/>
        </w:rPr>
      </w:pPr>
      <w:ins w:id="390" w:author="Author">
        <w:r w:rsidRPr="00CB6B36">
          <w:rPr>
            <w:rStyle w:val="FootnoteReference"/>
            <w:lang w:val="en-CA" w:bidi="en-CA"/>
          </w:rPr>
          <w:footnoteRef/>
        </w:r>
        <w:r w:rsidRPr="00CB6B36">
          <w:rPr>
            <w:rFonts w:eastAsia="Times New Roman" w:cs="Helvetica"/>
            <w:color w:val="000000"/>
            <w:kern w:val="0"/>
            <w:lang w:val="en-CA" w:bidi="en-CA"/>
          </w:rPr>
          <w:t xml:space="preserve"> Emma Fillman, “Comprehensive Right to Repair:</w:t>
        </w:r>
        <w:r w:rsidRPr="00CB6B36">
          <w:rPr>
            <w:rFonts w:eastAsia="Times New Roman" w:cs="Helvetica"/>
            <w:i/>
            <w:color w:val="000000"/>
            <w:kern w:val="0"/>
            <w:lang w:val="en-CA" w:bidi="en-CA"/>
          </w:rPr>
          <w:t xml:space="preserve"> </w:t>
        </w:r>
        <w:r w:rsidRPr="00CB6B36">
          <w:rPr>
            <w:rFonts w:eastAsia="Times New Roman" w:cs="Helvetica"/>
            <w:color w:val="000000"/>
            <w:kern w:val="0"/>
            <w:lang w:val="en-CA" w:bidi="en-CA"/>
          </w:rPr>
          <w:t>The Fight Against Planned Obsolescence in Canada,” (2023) 32 Dalhousie J Legal Stud 123, pp. 142 and following, online</w:t>
        </w:r>
        <w:r>
          <w:fldChar w:fldCharType="begin"/>
        </w:r>
        <w:r w:rsidRPr="00CF635E">
          <w:rPr>
            <w:lang w:val="en-US"/>
          </w:rPr>
          <w:instrText>HYPERLINK "https://digitalcommons.schulichlaw.dal.ca/djls/vol32/iss1/5/"</w:instrText>
        </w:r>
        <w:r>
          <w:fldChar w:fldCharType="separate"/>
        </w:r>
        <w:r w:rsidRPr="00103C06">
          <w:rPr>
            <w:rStyle w:val="Hyperlink"/>
            <w:rFonts w:eastAsia="Times New Roman" w:cs="Helvetica"/>
            <w:kern w:val="0"/>
            <w:lang w:val="en-CA" w:bidi="en-CA"/>
          </w:rPr>
          <w:t xml:space="preserve"> https://digitalcommons.schulichlaw.dal.ca/djls/vol32/iss1/5/</w:t>
        </w:r>
        <w:r>
          <w:rPr>
            <w:rStyle w:val="Hyperlink"/>
            <w:rFonts w:eastAsia="Times New Roman" w:cs="Helvetica"/>
            <w:kern w:val="0"/>
            <w:lang w:val="en-CA" w:bidi="en-CA"/>
          </w:rPr>
          <w:fldChar w:fldCharType="end"/>
        </w:r>
        <w:r w:rsidRPr="00103C06">
          <w:rPr>
            <w:rStyle w:val="Hyperlink"/>
            <w:rFonts w:eastAsia="Times New Roman" w:cs="Helvetica"/>
            <w:kern w:val="0"/>
            <w:lang w:val="en-CA" w:bidi="en-CA"/>
          </w:rPr>
          <w:t>.</w:t>
        </w:r>
      </w:ins>
    </w:p>
  </w:footnote>
  <w:footnote w:id="18">
    <w:p w14:paraId="1245B90E" w14:textId="219CDB07" w:rsidR="00D25347" w:rsidRPr="00465927" w:rsidRDefault="00D25347" w:rsidP="008B38AB">
      <w:pPr>
        <w:pStyle w:val="Footer"/>
        <w:rPr>
          <w:lang w:val="en-CA"/>
        </w:rPr>
      </w:pPr>
      <w:r w:rsidRPr="00993D40">
        <w:rPr>
          <w:rStyle w:val="FootnoteReference"/>
          <w:lang w:val="en-CA" w:bidi="en-CA"/>
        </w:rPr>
        <w:footnoteRef/>
      </w:r>
      <w:r w:rsidR="005969FC" w:rsidRPr="0056691B">
        <w:rPr>
          <w:lang w:val="en-CA" w:bidi="en-CA"/>
        </w:rPr>
        <w:t xml:space="preserve"> Committee on Industry and Technology, February 8, 2023, Shannon Sereda, online:</w:t>
      </w:r>
      <w:r w:rsidR="005969FC">
        <w:fldChar w:fldCharType="begin"/>
      </w:r>
      <w:r w:rsidR="005969FC" w:rsidRPr="00F676B4">
        <w:rPr>
          <w:lang w:val="en-US"/>
          <w:rPrChange w:id="425" w:author="Author">
            <w:rPr/>
          </w:rPrChange>
        </w:rPr>
        <w:instrText>HYPERLINK "https://openparliament.ca/committees/industry/44-1/57/shannon-sereda-1/"</w:instrText>
      </w:r>
      <w:r w:rsidR="005969FC">
        <w:fldChar w:fldCharType="separate"/>
      </w:r>
      <w:r w:rsidR="005969FC" w:rsidRPr="00B735EB">
        <w:rPr>
          <w:rStyle w:val="Hyperlink"/>
          <w:lang w:val="en-CA" w:bidi="en-CA"/>
        </w:rPr>
        <w:t xml:space="preserve"> https://openparliament.ca/committees/industry/44-1/57/shannon-sereda-1/</w:t>
      </w:r>
      <w:r w:rsidR="005969FC">
        <w:fldChar w:fldCharType="end"/>
      </w:r>
      <w:r w:rsidR="005969FC" w:rsidRPr="0056691B">
        <w:rPr>
          <w:lang w:val="en-CA" w:bidi="en-CA"/>
        </w:rPr>
        <w:t>.</w:t>
      </w:r>
    </w:p>
  </w:footnote>
  <w:footnote w:id="19">
    <w:p w14:paraId="7AB50453" w14:textId="119116EA" w:rsidR="003E21CD" w:rsidRPr="00465927" w:rsidRDefault="003E21CD" w:rsidP="008B38AB">
      <w:pPr>
        <w:pStyle w:val="Footer"/>
        <w:rPr>
          <w:lang w:val="en-CA"/>
        </w:rPr>
      </w:pPr>
      <w:r>
        <w:rPr>
          <w:rStyle w:val="FootnoteReference"/>
          <w:lang w:val="en-CA" w:bidi="en-CA"/>
        </w:rPr>
        <w:footnoteRef/>
      </w:r>
      <w:r w:rsidR="004022D7" w:rsidRPr="0056691B">
        <w:rPr>
          <w:lang w:val="en-CA" w:bidi="en-CA"/>
        </w:rPr>
        <w:t xml:space="preserve"> Committee on Industry and Technology, February 8, 2023, Anthony D. Rosborough, online:</w:t>
      </w:r>
      <w:r w:rsidR="005C2A40">
        <w:fldChar w:fldCharType="begin"/>
      </w:r>
      <w:r w:rsidR="005C2A40" w:rsidRPr="00F676B4">
        <w:rPr>
          <w:lang w:val="en-US"/>
          <w:rPrChange w:id="441" w:author="Author">
            <w:rPr/>
          </w:rPrChange>
        </w:rPr>
        <w:instrText>HYPERLINK "https://openparliament.ca/committees/industry/44-1/57/anthony-d-rosborough-1/"</w:instrText>
      </w:r>
      <w:r w:rsidR="005C2A40">
        <w:fldChar w:fldCharType="separate"/>
      </w:r>
      <w:r w:rsidR="005C2A40" w:rsidRPr="00B735EB">
        <w:rPr>
          <w:rStyle w:val="Hyperlink"/>
          <w:rFonts w:cs="Arial"/>
          <w:lang w:val="en-CA" w:bidi="en-CA"/>
        </w:rPr>
        <w:t xml:space="preserve"> https://openparliament.ca/committees/industry/44-1/57/anthony-d-rosborough-1/</w:t>
      </w:r>
      <w:r w:rsidR="005C2A40">
        <w:fldChar w:fldCharType="end"/>
      </w:r>
      <w:r w:rsidR="005C2A40">
        <w:rPr>
          <w:rFonts w:cs="Arial"/>
          <w:lang w:val="en-CA" w:bidi="en-CA"/>
        </w:rPr>
        <w:t>.</w:t>
      </w:r>
    </w:p>
  </w:footnote>
  <w:footnote w:id="20">
    <w:p w14:paraId="18FE4C59" w14:textId="630D93FD" w:rsidR="00CB7560" w:rsidRPr="001222FA" w:rsidRDefault="00CB7560" w:rsidP="008B38AB">
      <w:pPr>
        <w:pStyle w:val="Footer"/>
        <w:rPr>
          <w:lang w:val="en-US"/>
        </w:rPr>
      </w:pPr>
      <w:r>
        <w:rPr>
          <w:rStyle w:val="FootnoteReference"/>
          <w:lang w:val="en-CA" w:bidi="en-CA"/>
        </w:rPr>
        <w:footnoteRef/>
      </w:r>
      <w:r w:rsidR="0092295F" w:rsidRPr="0092295F">
        <w:rPr>
          <w:lang w:val="en-CA" w:bidi="en-CA"/>
        </w:rPr>
        <w:t xml:space="preserve"> Copyright Office, Library of Congress, E</w:t>
      </w:r>
      <w:r w:rsidR="0092295F" w:rsidRPr="0092295F">
        <w:rPr>
          <w:i/>
          <w:lang w:val="en-CA" w:bidi="en-CA"/>
        </w:rPr>
        <w:t>xemption to Prohibition on Circumvention of Copyright Protection Systems for Access Control Technologies</w:t>
      </w:r>
      <w:r w:rsidR="0092295F" w:rsidRPr="0092295F">
        <w:rPr>
          <w:lang w:val="en-CA" w:bidi="en-CA"/>
        </w:rPr>
        <w:t>, Federal Register, October 28, 2024, online:</w:t>
      </w:r>
      <w:r w:rsidR="0092295F">
        <w:fldChar w:fldCharType="begin"/>
      </w:r>
      <w:r w:rsidR="0092295F" w:rsidRPr="00F676B4">
        <w:rPr>
          <w:lang w:val="en-US"/>
          <w:rPrChange w:id="452" w:author="Author">
            <w:rPr/>
          </w:rPrChange>
        </w:rPr>
        <w:instrText>HYPERLINK "https://www.federalregister.gov/documents/2024/10/28/2024-24563/exemption-to-prohibition-on-circumvention-of-copyright-protection-systems-for-access-control"</w:instrText>
      </w:r>
      <w:r w:rsidR="0092295F">
        <w:fldChar w:fldCharType="separate"/>
      </w:r>
      <w:r w:rsidR="0092295F" w:rsidRPr="00B735EB">
        <w:rPr>
          <w:rStyle w:val="Hyperlink"/>
          <w:lang w:val="en-CA" w:bidi="en-CA"/>
        </w:rPr>
        <w:t xml:space="preserve"> https://www.federalregister.gov/documents/2024/10/28/2024-24563/exemption-to-prohibition-on-circumvention-of-copyright-protection-systems-for-access-control</w:t>
      </w:r>
      <w:r w:rsidR="0092295F">
        <w:fldChar w:fldCharType="end"/>
      </w:r>
      <w:r w:rsidR="0092295F" w:rsidRPr="0092295F">
        <w:rPr>
          <w:lang w:val="en-CA" w:bidi="en-CA"/>
        </w:rPr>
        <w:t>.</w:t>
      </w:r>
    </w:p>
  </w:footnote>
  <w:footnote w:id="21">
    <w:p w14:paraId="6EC3B6BD" w14:textId="7DB339CE"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Copyright Office, Library of Congress, </w:t>
      </w:r>
      <w:r w:rsidRPr="00485BE6">
        <w:rPr>
          <w:i/>
          <w:lang w:val="en-CA" w:bidi="en-CA"/>
        </w:rPr>
        <w:t>Exemption to Prohibition on Circumvention of Copyright Protection Systems for Access Control Technologies</w:t>
      </w:r>
      <w:r w:rsidRPr="00485BE6">
        <w:rPr>
          <w:lang w:val="en-CA" w:bidi="en-CA"/>
        </w:rPr>
        <w:t>, Federal Register, October 26, 2018, online:</w:t>
      </w:r>
      <w:r w:rsidR="0092295F">
        <w:fldChar w:fldCharType="begin"/>
      </w:r>
      <w:r w:rsidR="0092295F" w:rsidRPr="00F676B4">
        <w:rPr>
          <w:lang w:val="en-US"/>
          <w:rPrChange w:id="456" w:author="Author">
            <w:rPr/>
          </w:rPrChange>
        </w:rPr>
        <w:instrText>HYPERLINK "https://www.federalregister.gov/documents/2018/10/26/2018-23241/exemption-to-prohibition-on-circumvention-of-copyright-protection-systems-for-access-control"</w:instrText>
      </w:r>
      <w:r w:rsidR="0092295F">
        <w:fldChar w:fldCharType="separate"/>
      </w:r>
      <w:r w:rsidR="0092295F" w:rsidRPr="00485BE6">
        <w:rPr>
          <w:rStyle w:val="Hyperlink"/>
          <w:lang w:val="en-CA" w:bidi="en-CA"/>
        </w:rPr>
        <w:t xml:space="preserve"> https://www.federalregister.gov/documents/2018/10/26/2018-23241/exemption-to-prohibition-on-circumvention-of-copyright-protection-systems-for-access-control</w:t>
      </w:r>
      <w:r w:rsidR="0092295F">
        <w:fldChar w:fldCharType="end"/>
      </w:r>
      <w:r w:rsidRPr="00485BE6">
        <w:rPr>
          <w:lang w:val="en-CA" w:bidi="en-CA"/>
        </w:rPr>
        <w:t>.</w:t>
      </w:r>
    </w:p>
  </w:footnote>
  <w:footnote w:id="22">
    <w:p w14:paraId="65466AA4" w14:textId="08AE20E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Federal Trade Commission, </w:t>
      </w:r>
      <w:r w:rsidRPr="00485BE6">
        <w:rPr>
          <w:i/>
          <w:lang w:val="en-CA" w:bidi="en-CA"/>
        </w:rPr>
        <w:t>Nixing the Fix: An FTC Report to Congress on Repair Restrictions</w:t>
      </w:r>
      <w:r w:rsidRPr="00485BE6">
        <w:rPr>
          <w:lang w:val="en-CA" w:bidi="en-CA"/>
        </w:rPr>
        <w:t>, May 2021, online:</w:t>
      </w:r>
      <w:r w:rsidR="005C3284">
        <w:fldChar w:fldCharType="begin"/>
      </w:r>
      <w:r w:rsidR="005C3284" w:rsidRPr="00F676B4">
        <w:rPr>
          <w:lang w:val="en-US"/>
          <w:rPrChange w:id="460" w:author="Author">
            <w:rPr/>
          </w:rPrChange>
        </w:rPr>
        <w:instrText>HYPERLINK "https://www.ftc.gov/system/files/documents/reports/nixing-fix-ftc-report-congress-repair-restrictions/nixing_the_fix_report_final_5521_630pm-508_002.pdf"</w:instrText>
      </w:r>
      <w:r w:rsidR="005C3284">
        <w:fldChar w:fldCharType="separate"/>
      </w:r>
      <w:r w:rsidR="005C3284" w:rsidRPr="00485BE6">
        <w:rPr>
          <w:rStyle w:val="Hyperlink"/>
          <w:lang w:val="en-CA" w:bidi="en-CA"/>
        </w:rPr>
        <w:t xml:space="preserve"> https://www.ftc.gov/system/files/documents/reports/nixing-fix-ftc-report-congress-repair-restrictions/nixing_the_fix_report_final_5521_630pm-508_002.pdf</w:t>
      </w:r>
      <w:r w:rsidR="005C3284">
        <w:fldChar w:fldCharType="end"/>
      </w:r>
      <w:r w:rsidRPr="00485BE6">
        <w:rPr>
          <w:lang w:val="en-CA" w:bidi="en-CA"/>
        </w:rPr>
        <w:t>.</w:t>
      </w:r>
    </w:p>
  </w:footnote>
  <w:footnote w:id="23">
    <w:p w14:paraId="59760AB1" w14:textId="35B993D1"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White House, </w:t>
      </w:r>
      <w:r w:rsidRPr="00485BE6">
        <w:rPr>
          <w:i/>
          <w:lang w:val="en-CA" w:bidi="en-CA"/>
        </w:rPr>
        <w:t>Executive Order on Promoting Competition in the American Economy</w:t>
      </w:r>
      <w:r w:rsidRPr="00485BE6">
        <w:rPr>
          <w:lang w:val="en-CA" w:bidi="en-CA"/>
        </w:rPr>
        <w:t xml:space="preserve">, July 9, 2021, online: </w:t>
      </w:r>
      <w:r w:rsidR="00DF0A3A">
        <w:fldChar w:fldCharType="begin"/>
      </w:r>
      <w:r w:rsidR="00DF0A3A" w:rsidRPr="00F676B4">
        <w:rPr>
          <w:lang w:val="en-US"/>
          <w:rPrChange w:id="473" w:author="Author">
            <w:rPr/>
          </w:rPrChange>
        </w:rPr>
        <w:instrText>HYPERLINK "https://www.whitehouse.gov/briefing-room/presidential-actions/2021/07/09/executive-order-on-promoting-competition-in-the-american-economy/"</w:instrText>
      </w:r>
      <w:r w:rsidR="00DF0A3A">
        <w:fldChar w:fldCharType="separate"/>
      </w:r>
      <w:r w:rsidR="00DF0A3A" w:rsidRPr="00485BE6">
        <w:rPr>
          <w:rStyle w:val="Hyperlink"/>
          <w:lang w:val="en-CA" w:bidi="en-CA"/>
        </w:rPr>
        <w:t>https://www.whitehouse.gov/briefing-room/presidential-actions/2021/07/09/executive-order-on-promoting-competition-in-the-american-economy/</w:t>
      </w:r>
      <w:r w:rsidR="00DF0A3A">
        <w:fldChar w:fldCharType="end"/>
      </w:r>
      <w:r w:rsidRPr="00485BE6">
        <w:rPr>
          <w:lang w:val="en-CA" w:bidi="en-CA"/>
        </w:rPr>
        <w:t>.</w:t>
      </w:r>
    </w:p>
  </w:footnote>
  <w:footnote w:id="24">
    <w:p w14:paraId="5A354060" w14:textId="78E19A74" w:rsidR="00C02E0B" w:rsidRPr="00485BE6" w:rsidRDefault="00C02E0B" w:rsidP="008B38AB">
      <w:pPr>
        <w:pStyle w:val="Footer"/>
        <w:rPr>
          <w:lang w:val="en-US"/>
        </w:rPr>
      </w:pPr>
      <w:r w:rsidRPr="00CB6B36">
        <w:rPr>
          <w:rStyle w:val="FootnoteReference"/>
          <w:lang w:val="en-CA" w:bidi="en-CA"/>
        </w:rPr>
        <w:footnoteRef/>
      </w:r>
      <w:r w:rsidR="00176049" w:rsidRPr="00103C06">
        <w:rPr>
          <w:lang w:val="en-CA" w:bidi="en-CA"/>
        </w:rPr>
        <w:t xml:space="preserve"> X, Jon Campbell, December 29, 2022, online:</w:t>
      </w:r>
      <w:r w:rsidR="00176049">
        <w:fldChar w:fldCharType="begin"/>
      </w:r>
      <w:r w:rsidR="00176049" w:rsidRPr="00F676B4">
        <w:rPr>
          <w:lang w:val="en-US"/>
          <w:rPrChange w:id="481" w:author="Author">
            <w:rPr/>
          </w:rPrChange>
        </w:rPr>
        <w:instrText>HYPERLINK "https://twitter.com/JonCampbellNY/status/1608327624526548993"</w:instrText>
      </w:r>
      <w:r w:rsidR="00176049">
        <w:fldChar w:fldCharType="separate"/>
      </w:r>
      <w:r w:rsidR="00176049" w:rsidRPr="00103C06">
        <w:rPr>
          <w:rStyle w:val="Hyperlink"/>
          <w:lang w:val="en-CA" w:bidi="en-CA"/>
        </w:rPr>
        <w:t xml:space="preserve"> https://twitter.com/JonCampbellNY/status/1608327624526548993</w:t>
      </w:r>
      <w:r w:rsidR="00176049">
        <w:fldChar w:fldCharType="end"/>
      </w:r>
      <w:r w:rsidR="00176049" w:rsidRPr="00103C06">
        <w:rPr>
          <w:lang w:val="en-CA" w:bidi="en-CA"/>
        </w:rPr>
        <w:t xml:space="preserve">; Colorado General Assembly, </w:t>
      </w:r>
      <w:r w:rsidR="00176049" w:rsidRPr="00103C06">
        <w:rPr>
          <w:i/>
          <w:lang w:val="en-CA" w:bidi="en-CA"/>
        </w:rPr>
        <w:t>Consumer Right to Repair Agricultural Equipment</w:t>
      </w:r>
      <w:r w:rsidR="00176049" w:rsidRPr="00103C06">
        <w:rPr>
          <w:lang w:val="en-CA" w:bidi="en-CA"/>
        </w:rPr>
        <w:t>, April 25, 2023, online:</w:t>
      </w:r>
      <w:r w:rsidR="00176049">
        <w:fldChar w:fldCharType="begin"/>
      </w:r>
      <w:r w:rsidR="00176049" w:rsidRPr="00F676B4">
        <w:rPr>
          <w:lang w:val="en-US"/>
          <w:rPrChange w:id="482" w:author="Author">
            <w:rPr/>
          </w:rPrChange>
        </w:rPr>
        <w:instrText>HYPERLINK "https://leg.colorado.gov/bills/hb23-1011"</w:instrText>
      </w:r>
      <w:r w:rsidR="00176049">
        <w:fldChar w:fldCharType="separate"/>
      </w:r>
      <w:r w:rsidR="00176049" w:rsidRPr="00485BE6">
        <w:rPr>
          <w:rStyle w:val="Hyperlink"/>
          <w:lang w:val="en-CA" w:bidi="en-CA"/>
        </w:rPr>
        <w:t xml:space="preserve"> https://leg.colorado.gov/bills/hb23-1011</w:t>
      </w:r>
      <w:r w:rsidR="00176049">
        <w:fldChar w:fldCharType="end"/>
      </w:r>
      <w:r w:rsidR="00176049" w:rsidRPr="00103C06">
        <w:rPr>
          <w:lang w:val="en-CA" w:bidi="en-CA"/>
        </w:rPr>
        <w:t>; Minnesota Legislature, Minnesota Session Laws, 93</w:t>
      </w:r>
      <w:r w:rsidR="00176049" w:rsidRPr="00103C06">
        <w:rPr>
          <w:vertAlign w:val="superscript"/>
          <w:lang w:val="en-CA" w:bidi="en-CA"/>
        </w:rPr>
        <w:t>rd</w:t>
      </w:r>
      <w:r w:rsidR="00176049" w:rsidRPr="00103C06">
        <w:rPr>
          <w:lang w:val="en-CA" w:bidi="en-CA"/>
        </w:rPr>
        <w:t xml:space="preserve"> Legislature, Chapter 57 – S.F. No. 2744, online:</w:t>
      </w:r>
      <w:r w:rsidR="00176049">
        <w:fldChar w:fldCharType="begin"/>
      </w:r>
      <w:r w:rsidR="00176049" w:rsidRPr="00F676B4">
        <w:rPr>
          <w:lang w:val="en-US"/>
          <w:rPrChange w:id="483" w:author="Author">
            <w:rPr/>
          </w:rPrChange>
        </w:rPr>
        <w:instrText>HYPERLINK "https://www.revisor.mn.gov/laws/2023/0/Session+Law/Chapter/57/"</w:instrText>
      </w:r>
      <w:r w:rsidR="00176049">
        <w:fldChar w:fldCharType="separate"/>
      </w:r>
      <w:r w:rsidR="00176049" w:rsidRPr="00EA5BDB">
        <w:rPr>
          <w:rStyle w:val="Hyperlink"/>
          <w:lang w:val="en-CA" w:bidi="en-CA"/>
        </w:rPr>
        <w:t xml:space="preserve"> https://www.revisor.mn.gov/laws/2023/0/Session+Law/Chapter/57/</w:t>
      </w:r>
      <w:r w:rsidR="00176049">
        <w:fldChar w:fldCharType="end"/>
      </w:r>
      <w:r w:rsidR="00176049" w:rsidRPr="00103C06">
        <w:rPr>
          <w:lang w:val="en-CA" w:bidi="en-CA"/>
        </w:rPr>
        <w:t>; Sidley, “California Becomes Third U.S.</w:t>
      </w:r>
      <w:r w:rsidR="00176049" w:rsidRPr="00103C06">
        <w:rPr>
          <w:i/>
          <w:lang w:val="en-CA" w:bidi="en-CA"/>
        </w:rPr>
        <w:t xml:space="preserve"> </w:t>
      </w:r>
      <w:r w:rsidR="00176049" w:rsidRPr="00103C06">
        <w:rPr>
          <w:lang w:val="en-CA" w:bidi="en-CA"/>
        </w:rPr>
        <w:t>State to Join the Right-to-Repair Movement,” October 24, 2023, online:</w:t>
      </w:r>
      <w:r w:rsidR="00266C06">
        <w:fldChar w:fldCharType="begin"/>
      </w:r>
      <w:r w:rsidR="00266C06" w:rsidRPr="00F676B4">
        <w:rPr>
          <w:lang w:val="en-US"/>
          <w:rPrChange w:id="484" w:author="Author">
            <w:rPr/>
          </w:rPrChange>
        </w:rPr>
        <w:instrText>HYPERLINK "https://www.sidley.com/en/insights/newsupdates/2023/10/california-becomes-third-us-state-to-join-the-right-to-repair-movement"</w:instrText>
      </w:r>
      <w:r w:rsidR="00266C06">
        <w:fldChar w:fldCharType="separate"/>
      </w:r>
      <w:r w:rsidR="00266C06" w:rsidRPr="00485BE6">
        <w:rPr>
          <w:rStyle w:val="Hyperlink"/>
          <w:lang w:val="en-CA" w:bidi="en-CA"/>
        </w:rPr>
        <w:t xml:space="preserve"> https://www.sidley.com/en/insights/newsupdates/2023/10/california-becomes-third-us-state-to-join-the-right-to-repair-movement</w:t>
      </w:r>
      <w:r w:rsidR="00266C06">
        <w:fldChar w:fldCharType="end"/>
      </w:r>
      <w:r w:rsidR="00176049" w:rsidRPr="00103C06">
        <w:rPr>
          <w:lang w:val="en-CA" w:bidi="en-CA"/>
        </w:rPr>
        <w:t>.</w:t>
      </w:r>
    </w:p>
  </w:footnote>
  <w:footnote w:id="25">
    <w:p w14:paraId="62F691EA" w14:textId="550ACB2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John Deere, </w:t>
      </w:r>
      <w:r w:rsidRPr="00485BE6">
        <w:rPr>
          <w:i/>
          <w:lang w:val="en-CA" w:bidi="en-CA"/>
        </w:rPr>
        <w:t>Memorandum of Undestanding</w:t>
      </w:r>
      <w:r w:rsidRPr="00485BE6">
        <w:rPr>
          <w:lang w:val="en-CA" w:bidi="en-CA"/>
        </w:rPr>
        <w:t xml:space="preserve">, January 8, 2023, online: </w:t>
      </w:r>
      <w:r w:rsidR="00266C06">
        <w:fldChar w:fldCharType="begin"/>
      </w:r>
      <w:r w:rsidR="00266C06" w:rsidRPr="00F676B4">
        <w:rPr>
          <w:lang w:val="en-US"/>
          <w:rPrChange w:id="490" w:author="Author">
            <w:rPr/>
          </w:rPrChange>
        </w:rPr>
        <w:instrText>HYPERLINK "https://www.fb.org/files/AFBF_John_Deere_MOU.pdf"</w:instrText>
      </w:r>
      <w:r w:rsidR="00266C06">
        <w:fldChar w:fldCharType="separate"/>
      </w:r>
      <w:r w:rsidR="00266C06" w:rsidRPr="00485BE6">
        <w:rPr>
          <w:rStyle w:val="Hyperlink"/>
          <w:lang w:val="en-CA" w:bidi="en-CA"/>
        </w:rPr>
        <w:t>https://www.fb.org/files/AFBF_John_Deere_MOU.pdf</w:t>
      </w:r>
      <w:r w:rsidR="00266C06">
        <w:fldChar w:fldCharType="end"/>
      </w:r>
      <w:r w:rsidRPr="00485BE6">
        <w:rPr>
          <w:lang w:val="en-CA" w:bidi="en-CA"/>
        </w:rPr>
        <w:t>.</w:t>
      </w:r>
    </w:p>
  </w:footnote>
  <w:footnote w:id="26">
    <w:p w14:paraId="2848B632" w14:textId="6207F9B2"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Verge, “Surprise:</w:t>
      </w:r>
      <w:r w:rsidRPr="00485BE6">
        <w:rPr>
          <w:i/>
          <w:lang w:val="en-CA" w:bidi="en-CA"/>
        </w:rPr>
        <w:t xml:space="preserve"> </w:t>
      </w:r>
      <w:r w:rsidRPr="00485BE6">
        <w:rPr>
          <w:lang w:val="en-CA" w:bidi="en-CA"/>
        </w:rPr>
        <w:t xml:space="preserve">Apple now supports California’s right to repair,” August 23, 2023, online: </w:t>
      </w:r>
      <w:r w:rsidR="00266C06">
        <w:fldChar w:fldCharType="begin"/>
      </w:r>
      <w:r w:rsidR="00266C06" w:rsidRPr="00F676B4">
        <w:rPr>
          <w:lang w:val="en-US"/>
          <w:rPrChange w:id="499" w:author="Author">
            <w:rPr/>
          </w:rPrChange>
        </w:rPr>
        <w:instrText>HYPERLINK "https://www.theverge.com/2023/8/23/23843506/apple-california-right-to-repair-sb-244"</w:instrText>
      </w:r>
      <w:r w:rsidR="00266C06">
        <w:fldChar w:fldCharType="separate"/>
      </w:r>
      <w:r w:rsidR="00266C06" w:rsidRPr="00485BE6">
        <w:rPr>
          <w:rStyle w:val="Hyperlink"/>
          <w:lang w:val="en-CA" w:bidi="en-CA"/>
        </w:rPr>
        <w:t>https://www.theverge.com/2023/8/23/23843506/apple-california-right-to-repair-sb-244</w:t>
      </w:r>
      <w:r w:rsidR="00266C06">
        <w:fldChar w:fldCharType="end"/>
      </w:r>
      <w:r w:rsidRPr="00485BE6">
        <w:rPr>
          <w:lang w:val="en-CA" w:bidi="en-CA"/>
        </w:rPr>
        <w:t>.</w:t>
      </w:r>
    </w:p>
  </w:footnote>
  <w:footnote w:id="27">
    <w:p w14:paraId="1EFE5F81" w14:textId="79F88434" w:rsidR="000D75A0" w:rsidRPr="00465927" w:rsidRDefault="000D75A0"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xml:space="preserve"> World Intellectual Property Organization Magazine</w:t>
      </w:r>
      <w:r w:rsidRPr="00CB6B36">
        <w:rPr>
          <w:lang w:val="en-CA" w:bidi="en-CA"/>
        </w:rPr>
        <w:t>, online:</w:t>
      </w:r>
      <w:r w:rsidR="00266C06">
        <w:fldChar w:fldCharType="begin"/>
      </w:r>
      <w:r w:rsidR="00266C06" w:rsidRPr="00F676B4">
        <w:rPr>
          <w:lang w:val="en-US"/>
          <w:rPrChange w:id="500" w:author="Author">
            <w:rPr/>
          </w:rPrChange>
        </w:rPr>
        <w:instrText>HYPERLINK "https://www.wipo.int/wipo_magazine_digital/en/2023/article_0023.html"</w:instrText>
      </w:r>
      <w:r w:rsidR="00266C06">
        <w:fldChar w:fldCharType="separate"/>
      </w:r>
      <w:r w:rsidR="00266C06" w:rsidRPr="00B735EB">
        <w:rPr>
          <w:rStyle w:val="Hyperlink"/>
          <w:lang w:val="en-CA" w:bidi="en-CA"/>
        </w:rPr>
        <w:t xml:space="preserve"> https://www.wipo.int/wipo_magazine_digital/en/2023/article_0023.html</w:t>
      </w:r>
      <w:r w:rsidR="00266C06">
        <w:fldChar w:fldCharType="end"/>
      </w:r>
      <w:r w:rsidRPr="00CB6B36">
        <w:rPr>
          <w:lang w:val="en-CA" w:bidi="en-CA"/>
        </w:rPr>
        <w:t xml:space="preserve">. </w:t>
      </w:r>
    </w:p>
  </w:footnote>
  <w:footnote w:id="28">
    <w:p w14:paraId="42471623" w14:textId="6CEDABDC" w:rsidR="001B3FB7" w:rsidRPr="00465927" w:rsidRDefault="001B3FB7" w:rsidP="008B38AB">
      <w:pPr>
        <w:pStyle w:val="Footer"/>
        <w:rPr>
          <w:lang w:val="en-CA"/>
        </w:rPr>
      </w:pPr>
      <w:r w:rsidRPr="00CB6B36">
        <w:rPr>
          <w:rStyle w:val="FootnoteReference"/>
          <w:lang w:val="en-CA" w:bidi="en-CA"/>
        </w:rPr>
        <w:footnoteRef/>
      </w:r>
      <w:r w:rsidR="00266C06" w:rsidRPr="00CB6B36">
        <w:rPr>
          <w:smallCaps/>
          <w:lang w:val="en-CA" w:bidi="en-CA"/>
        </w:rPr>
        <w:t xml:space="preserve"> Parliament of Canada</w:t>
      </w:r>
      <w:r w:rsidR="00266C06" w:rsidRPr="00CB6B36">
        <w:rPr>
          <w:lang w:val="en-CA" w:bidi="en-CA"/>
        </w:rPr>
        <w:t xml:space="preserve">, </w:t>
      </w:r>
      <w:r w:rsidR="003F4D1A" w:rsidRPr="00CB6B36">
        <w:rPr>
          <w:lang w:val="en-CA" w:bidi="en-CA"/>
        </w:rPr>
        <w:t>LEGISinfo</w:t>
      </w:r>
      <w:r w:rsidR="00266C06" w:rsidRPr="00CB6B36">
        <w:rPr>
          <w:lang w:val="en-CA" w:bidi="en-CA"/>
        </w:rPr>
        <w:t xml:space="preserve">: C-59: </w:t>
      </w:r>
      <w:r w:rsidR="00266C06" w:rsidRPr="00CB6B36">
        <w:rPr>
          <w:i/>
          <w:lang w:val="en-CA" w:bidi="en-CA"/>
        </w:rPr>
        <w:t>An Act to implement certain provisions of the fall economic statement tabled in Parliament on November 21, 2023 and certain provisions of the budget tabled in Parliament on March 28, 2023</w:t>
      </w:r>
      <w:r w:rsidR="00266C06" w:rsidRPr="00CB6B36">
        <w:rPr>
          <w:lang w:val="en-CA" w:bidi="en-CA"/>
        </w:rPr>
        <w:t>; Parliament of Canada, online:</w:t>
      </w:r>
      <w:r w:rsidR="001B66E7">
        <w:fldChar w:fldCharType="begin"/>
      </w:r>
      <w:r w:rsidR="001B66E7" w:rsidRPr="00F676B4">
        <w:rPr>
          <w:lang w:val="en-US"/>
          <w:rPrChange w:id="507" w:author="Author">
            <w:rPr/>
          </w:rPrChange>
        </w:rPr>
        <w:instrText>HYPERLINK "https://www.parl.ca/legisinfo/en/bill/44-1/c-59"</w:instrText>
      </w:r>
      <w:r w:rsidR="001B66E7">
        <w:fldChar w:fldCharType="separate"/>
      </w:r>
      <w:r w:rsidR="001B66E7" w:rsidRPr="00B735EB">
        <w:rPr>
          <w:rStyle w:val="Hyperlink"/>
          <w:i/>
          <w:lang w:val="en-CA" w:bidi="en-CA"/>
        </w:rPr>
        <w:t xml:space="preserve"> </w:t>
      </w:r>
      <w:r w:rsidR="001B66E7" w:rsidRPr="00B735EB">
        <w:rPr>
          <w:rStyle w:val="Hyperlink"/>
          <w:lang w:val="en-CA" w:bidi="en-CA"/>
        </w:rPr>
        <w:t>https://www.parl.ca/legisinfo/en/bill/44-1/c-59</w:t>
      </w:r>
      <w:r w:rsidR="001B66E7">
        <w:fldChar w:fldCharType="end"/>
      </w:r>
      <w:r w:rsidR="00266C06" w:rsidRPr="00CB6B36">
        <w:rPr>
          <w:i/>
          <w:lang w:val="en-CA" w:bidi="en-CA"/>
        </w:rPr>
        <w:t>.</w:t>
      </w:r>
    </w:p>
  </w:footnote>
  <w:footnote w:id="29">
    <w:p w14:paraId="1E8CCCA0" w14:textId="724CF6C8" w:rsidR="000111E1" w:rsidRPr="00465927" w:rsidDel="00E9162E" w:rsidRDefault="000111E1" w:rsidP="008B38AB">
      <w:pPr>
        <w:pStyle w:val="Footer"/>
        <w:rPr>
          <w:del w:id="517" w:author="Author"/>
          <w:lang w:val="en-CA"/>
        </w:rPr>
      </w:pPr>
      <w:del w:id="518" w:author="Author">
        <w:r w:rsidRPr="00CB6B36" w:rsidDel="00E9162E">
          <w:rPr>
            <w:rStyle w:val="FootnoteReference"/>
            <w:lang w:val="en-CA" w:bidi="en-CA"/>
          </w:rPr>
          <w:footnoteRef/>
        </w:r>
        <w:r w:rsidR="000D4998" w:rsidDel="00E9162E">
          <w:rPr>
            <w:lang w:val="en-CA" w:bidi="en-CA"/>
          </w:rPr>
          <w:delText xml:space="preserve"> Québec National Assembly, Bill 29, </w:delText>
        </w:r>
        <w:r w:rsidR="000D4998" w:rsidDel="00E9162E">
          <w:rPr>
            <w:i/>
            <w:lang w:val="en-CA" w:bidi="en-CA"/>
          </w:rPr>
          <w:delText xml:space="preserve">An Act to protect consumers from planned obsolescence and to promote the durability, repairability and maintenance of goods, </w:delText>
        </w:r>
        <w:r w:rsidR="000D4998" w:rsidDel="00E9162E">
          <w:rPr>
            <w:lang w:val="en-CA" w:bidi="en-CA"/>
          </w:rPr>
          <w:delText xml:space="preserve">online: </w:delText>
        </w:r>
        <w:r w:rsidR="008B38AB" w:rsidDel="00E9162E">
          <w:fldChar w:fldCharType="begin"/>
        </w:r>
        <w:r w:rsidR="008B38AB" w:rsidRPr="00CF635E" w:rsidDel="00E9162E">
          <w:rPr>
            <w:lang w:val="en-US"/>
          </w:rPr>
          <w:delInstrText>HYPERLINK "https://www.assnat.qc.ca/en/travaux-parlementaires/projets-loi/projet-loi-29-43-1.html"</w:delInstrText>
        </w:r>
        <w:r w:rsidR="008B38AB" w:rsidDel="00E9162E">
          <w:fldChar w:fldCharType="separate"/>
        </w:r>
        <w:r w:rsidR="008B38AB" w:rsidRPr="00B735EB" w:rsidDel="00E9162E">
          <w:rPr>
            <w:rStyle w:val="Hyperlink"/>
            <w:lang w:val="en-CA" w:bidi="en-CA"/>
          </w:rPr>
          <w:delText>https://www.assnat.qc.ca/en/travaux-parlementaires/projets-loi/projet-loi-29-43-1.html</w:delText>
        </w:r>
        <w:r w:rsidR="008B38AB" w:rsidDel="00E9162E">
          <w:rPr>
            <w:rStyle w:val="Hyperlink"/>
            <w:lang w:bidi="en-CA"/>
          </w:rPr>
          <w:fldChar w:fldCharType="end"/>
        </w:r>
        <w:r w:rsidR="00176049" w:rsidDel="00E9162E">
          <w:rPr>
            <w:rStyle w:val="Hyperlink"/>
            <w:lang w:val="en-CA" w:bidi="en-CA"/>
          </w:rPr>
          <w:delText>.</w:delText>
        </w:r>
      </w:del>
    </w:p>
  </w:footnote>
  <w:footnote w:id="30">
    <w:p w14:paraId="031195D6" w14:textId="77777777" w:rsidR="00E9162E" w:rsidRPr="00465927" w:rsidRDefault="00E9162E" w:rsidP="00E9162E">
      <w:pPr>
        <w:pStyle w:val="Footer"/>
        <w:rPr>
          <w:ins w:id="520" w:author="Author"/>
          <w:lang w:val="en-CA"/>
        </w:rPr>
      </w:pPr>
      <w:ins w:id="521" w:author="Author">
        <w:r w:rsidRPr="00CB6B36">
          <w:rPr>
            <w:rStyle w:val="FootnoteReference"/>
            <w:lang w:val="en-CA" w:bidi="en-CA"/>
          </w:rPr>
          <w:footnoteRef/>
        </w:r>
        <w:r>
          <w:rPr>
            <w:lang w:val="en-CA" w:bidi="en-CA"/>
          </w:rPr>
          <w:t xml:space="preserve"> Québec National Assembly, Bill 29, </w:t>
        </w:r>
        <w:r>
          <w:rPr>
            <w:i/>
            <w:lang w:val="en-CA" w:bidi="en-CA"/>
          </w:rPr>
          <w:t xml:space="preserve">An Act to protect consumers from planned obsolescence and to promote the durability, repairability and maintenance of goods, </w:t>
        </w:r>
        <w:r>
          <w:rPr>
            <w:lang w:val="en-CA" w:bidi="en-CA"/>
          </w:rPr>
          <w:t xml:space="preserve">online: </w:t>
        </w:r>
        <w:r>
          <w:fldChar w:fldCharType="begin"/>
        </w:r>
        <w:r w:rsidRPr="00CF635E">
          <w:rPr>
            <w:lang w:val="en-US"/>
          </w:rPr>
          <w:instrText>HYPERLINK "https://www.assnat.qc.ca/en/travaux-parlementaires/projets-loi/projet-loi-29-43-1.html"</w:instrText>
        </w:r>
        <w:r>
          <w:fldChar w:fldCharType="separate"/>
        </w:r>
        <w:r w:rsidRPr="00B735EB">
          <w:rPr>
            <w:rStyle w:val="Hyperlink"/>
            <w:lang w:val="en-CA" w:bidi="en-CA"/>
          </w:rPr>
          <w:t>https://www.assnat.qc.ca/en/travaux-parlementaires/projets-loi/projet-loi-29-43-1.html</w:t>
        </w:r>
        <w:r>
          <w:rPr>
            <w:rStyle w:val="Hyperlink"/>
            <w:lang w:val="en-CA" w:bidi="en-CA"/>
          </w:rPr>
          <w:fldChar w:fldCharType="end"/>
        </w:r>
        <w:r>
          <w:rPr>
            <w:rStyle w:val="Hyperlink"/>
            <w:lang w:val="en-CA" w:bidi="en-CA"/>
          </w:rPr>
          <w: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E347" w14:textId="77777777" w:rsidR="005965E0" w:rsidRDefault="005965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C9A54" w14:textId="77777777" w:rsidR="005965E0" w:rsidRDefault="005965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79C0" w14:textId="77777777" w:rsidR="005965E0" w:rsidRDefault="005965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D73"/>
    <w:multiLevelType w:val="multilevel"/>
    <w:tmpl w:val="D308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C5B4"/>
    <w:multiLevelType w:val="hybridMultilevel"/>
    <w:tmpl w:val="FFFFFFFF"/>
    <w:lvl w:ilvl="0" w:tplc="1D443D6C">
      <w:start w:val="1"/>
      <w:numFmt w:val="bullet"/>
      <w:lvlText w:val="·"/>
      <w:lvlJc w:val="left"/>
      <w:pPr>
        <w:ind w:left="720" w:hanging="360"/>
      </w:pPr>
      <w:rPr>
        <w:rFonts w:ascii="Symbol" w:hAnsi="Symbol" w:hint="default"/>
      </w:rPr>
    </w:lvl>
    <w:lvl w:ilvl="1" w:tplc="E5406482">
      <w:start w:val="1"/>
      <w:numFmt w:val="bullet"/>
      <w:lvlText w:val="o"/>
      <w:lvlJc w:val="left"/>
      <w:pPr>
        <w:ind w:left="1440" w:hanging="360"/>
      </w:pPr>
      <w:rPr>
        <w:rFonts w:ascii="Courier New" w:hAnsi="Courier New" w:hint="default"/>
      </w:rPr>
    </w:lvl>
    <w:lvl w:ilvl="2" w:tplc="4CA0F8DC">
      <w:start w:val="1"/>
      <w:numFmt w:val="bullet"/>
      <w:lvlText w:val=""/>
      <w:lvlJc w:val="left"/>
      <w:pPr>
        <w:ind w:left="2160" w:hanging="360"/>
      </w:pPr>
      <w:rPr>
        <w:rFonts w:ascii="Wingdings" w:hAnsi="Wingdings" w:hint="default"/>
      </w:rPr>
    </w:lvl>
    <w:lvl w:ilvl="3" w:tplc="A0324EDC">
      <w:start w:val="1"/>
      <w:numFmt w:val="bullet"/>
      <w:lvlText w:val=""/>
      <w:lvlJc w:val="left"/>
      <w:pPr>
        <w:ind w:left="2880" w:hanging="360"/>
      </w:pPr>
      <w:rPr>
        <w:rFonts w:ascii="Symbol" w:hAnsi="Symbol" w:hint="default"/>
      </w:rPr>
    </w:lvl>
    <w:lvl w:ilvl="4" w:tplc="DD92D580">
      <w:start w:val="1"/>
      <w:numFmt w:val="bullet"/>
      <w:lvlText w:val="o"/>
      <w:lvlJc w:val="left"/>
      <w:pPr>
        <w:ind w:left="3600" w:hanging="360"/>
      </w:pPr>
      <w:rPr>
        <w:rFonts w:ascii="Courier New" w:hAnsi="Courier New" w:hint="default"/>
      </w:rPr>
    </w:lvl>
    <w:lvl w:ilvl="5" w:tplc="37DC8090">
      <w:start w:val="1"/>
      <w:numFmt w:val="bullet"/>
      <w:lvlText w:val=""/>
      <w:lvlJc w:val="left"/>
      <w:pPr>
        <w:ind w:left="4320" w:hanging="360"/>
      </w:pPr>
      <w:rPr>
        <w:rFonts w:ascii="Wingdings" w:hAnsi="Wingdings" w:hint="default"/>
      </w:rPr>
    </w:lvl>
    <w:lvl w:ilvl="6" w:tplc="BA921766">
      <w:start w:val="1"/>
      <w:numFmt w:val="bullet"/>
      <w:lvlText w:val=""/>
      <w:lvlJc w:val="left"/>
      <w:pPr>
        <w:ind w:left="5040" w:hanging="360"/>
      </w:pPr>
      <w:rPr>
        <w:rFonts w:ascii="Symbol" w:hAnsi="Symbol" w:hint="default"/>
      </w:rPr>
    </w:lvl>
    <w:lvl w:ilvl="7" w:tplc="26643DE0">
      <w:start w:val="1"/>
      <w:numFmt w:val="bullet"/>
      <w:lvlText w:val="o"/>
      <w:lvlJc w:val="left"/>
      <w:pPr>
        <w:ind w:left="5760" w:hanging="360"/>
      </w:pPr>
      <w:rPr>
        <w:rFonts w:ascii="Courier New" w:hAnsi="Courier New" w:hint="default"/>
      </w:rPr>
    </w:lvl>
    <w:lvl w:ilvl="8" w:tplc="3AC289A8">
      <w:start w:val="1"/>
      <w:numFmt w:val="bullet"/>
      <w:lvlText w:val=""/>
      <w:lvlJc w:val="left"/>
      <w:pPr>
        <w:ind w:left="6480" w:hanging="360"/>
      </w:pPr>
      <w:rPr>
        <w:rFonts w:ascii="Wingdings" w:hAnsi="Wingdings" w:hint="default"/>
      </w:rPr>
    </w:lvl>
  </w:abstractNum>
  <w:abstractNum w:abstractNumId="2" w15:restartNumberingAfterBreak="0">
    <w:nsid w:val="01BB1F1F"/>
    <w:multiLevelType w:val="hybridMultilevel"/>
    <w:tmpl w:val="D39CA074"/>
    <w:lvl w:ilvl="0" w:tplc="7A4AFBF0">
      <w:start w:val="2023"/>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2181414"/>
    <w:multiLevelType w:val="hybridMultilevel"/>
    <w:tmpl w:val="C7DE129A"/>
    <w:lvl w:ilvl="0" w:tplc="5B3EBAEE">
      <w:start w:val="1"/>
      <w:numFmt w:val="lowerLetter"/>
      <w:lvlText w:val="%1)"/>
      <w:lvlJc w:val="left"/>
      <w:pPr>
        <w:ind w:left="1200" w:hanging="48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3C54CC1"/>
    <w:multiLevelType w:val="multilevel"/>
    <w:tmpl w:val="10090025"/>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3DA8C5D"/>
    <w:multiLevelType w:val="hybridMultilevel"/>
    <w:tmpl w:val="5AEEBF34"/>
    <w:lvl w:ilvl="0" w:tplc="D8A81D92">
      <w:start w:val="1"/>
      <w:numFmt w:val="decimal"/>
      <w:lvlText w:val="%1."/>
      <w:lvlJc w:val="left"/>
      <w:pPr>
        <w:ind w:left="720" w:hanging="360"/>
      </w:pPr>
    </w:lvl>
    <w:lvl w:ilvl="1" w:tplc="D63C676E">
      <w:start w:val="1"/>
      <w:numFmt w:val="lowerLetter"/>
      <w:lvlText w:val="%2."/>
      <w:lvlJc w:val="left"/>
      <w:pPr>
        <w:ind w:left="1440" w:hanging="360"/>
      </w:pPr>
    </w:lvl>
    <w:lvl w:ilvl="2" w:tplc="5106BEAC">
      <w:start w:val="1"/>
      <w:numFmt w:val="lowerRoman"/>
      <w:lvlText w:val="%3."/>
      <w:lvlJc w:val="right"/>
      <w:pPr>
        <w:ind w:left="2160" w:hanging="180"/>
      </w:pPr>
    </w:lvl>
    <w:lvl w:ilvl="3" w:tplc="4142D3EA">
      <w:start w:val="1"/>
      <w:numFmt w:val="decimal"/>
      <w:lvlText w:val="%4."/>
      <w:lvlJc w:val="left"/>
      <w:pPr>
        <w:ind w:left="2880" w:hanging="360"/>
      </w:pPr>
    </w:lvl>
    <w:lvl w:ilvl="4" w:tplc="76A2BC38">
      <w:start w:val="1"/>
      <w:numFmt w:val="lowerLetter"/>
      <w:lvlText w:val="%5."/>
      <w:lvlJc w:val="left"/>
      <w:pPr>
        <w:ind w:left="3600" w:hanging="360"/>
      </w:pPr>
    </w:lvl>
    <w:lvl w:ilvl="5" w:tplc="3F2C057C">
      <w:start w:val="1"/>
      <w:numFmt w:val="lowerRoman"/>
      <w:lvlText w:val="%6."/>
      <w:lvlJc w:val="right"/>
      <w:pPr>
        <w:ind w:left="4320" w:hanging="180"/>
      </w:pPr>
    </w:lvl>
    <w:lvl w:ilvl="6" w:tplc="DC3C75B8">
      <w:start w:val="1"/>
      <w:numFmt w:val="decimal"/>
      <w:lvlText w:val="%7."/>
      <w:lvlJc w:val="left"/>
      <w:pPr>
        <w:ind w:left="5040" w:hanging="360"/>
      </w:pPr>
    </w:lvl>
    <w:lvl w:ilvl="7" w:tplc="B0F2B312">
      <w:start w:val="1"/>
      <w:numFmt w:val="lowerLetter"/>
      <w:lvlText w:val="%8."/>
      <w:lvlJc w:val="left"/>
      <w:pPr>
        <w:ind w:left="5760" w:hanging="360"/>
      </w:pPr>
    </w:lvl>
    <w:lvl w:ilvl="8" w:tplc="71D6906E">
      <w:start w:val="1"/>
      <w:numFmt w:val="lowerRoman"/>
      <w:lvlText w:val="%9."/>
      <w:lvlJc w:val="right"/>
      <w:pPr>
        <w:ind w:left="6480" w:hanging="180"/>
      </w:pPr>
    </w:lvl>
  </w:abstractNum>
  <w:abstractNum w:abstractNumId="6" w15:restartNumberingAfterBreak="0">
    <w:nsid w:val="03FB6B23"/>
    <w:multiLevelType w:val="multilevel"/>
    <w:tmpl w:val="F194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61758"/>
    <w:multiLevelType w:val="hybridMultilevel"/>
    <w:tmpl w:val="78360B00"/>
    <w:lvl w:ilvl="0" w:tplc="5B343110">
      <w:start w:val="1"/>
      <w:numFmt w:val="bullet"/>
      <w:lvlText w:val="•"/>
      <w:lvlJc w:val="left"/>
      <w:pPr>
        <w:tabs>
          <w:tab w:val="num" w:pos="720"/>
        </w:tabs>
        <w:ind w:left="720" w:hanging="360"/>
      </w:pPr>
      <w:rPr>
        <w:rFonts w:ascii="Arial" w:hAnsi="Arial" w:hint="default"/>
      </w:rPr>
    </w:lvl>
    <w:lvl w:ilvl="1" w:tplc="8AA665BA">
      <w:numFmt w:val="bullet"/>
      <w:lvlText w:val="•"/>
      <w:lvlJc w:val="left"/>
      <w:pPr>
        <w:tabs>
          <w:tab w:val="num" w:pos="1440"/>
        </w:tabs>
        <w:ind w:left="1440" w:hanging="360"/>
      </w:pPr>
      <w:rPr>
        <w:rFonts w:ascii="Arial" w:hAnsi="Arial" w:hint="default"/>
      </w:rPr>
    </w:lvl>
    <w:lvl w:ilvl="2" w:tplc="FFDC4074">
      <w:numFmt w:val="bullet"/>
      <w:lvlText w:val="•"/>
      <w:lvlJc w:val="left"/>
      <w:pPr>
        <w:tabs>
          <w:tab w:val="num" w:pos="2160"/>
        </w:tabs>
        <w:ind w:left="2160" w:hanging="360"/>
      </w:pPr>
      <w:rPr>
        <w:rFonts w:ascii="Arial" w:hAnsi="Arial" w:hint="default"/>
      </w:rPr>
    </w:lvl>
    <w:lvl w:ilvl="3" w:tplc="040200F6" w:tentative="1">
      <w:start w:val="1"/>
      <w:numFmt w:val="bullet"/>
      <w:lvlText w:val="•"/>
      <w:lvlJc w:val="left"/>
      <w:pPr>
        <w:tabs>
          <w:tab w:val="num" w:pos="2880"/>
        </w:tabs>
        <w:ind w:left="2880" w:hanging="360"/>
      </w:pPr>
      <w:rPr>
        <w:rFonts w:ascii="Arial" w:hAnsi="Arial" w:hint="default"/>
      </w:rPr>
    </w:lvl>
    <w:lvl w:ilvl="4" w:tplc="5560AB04" w:tentative="1">
      <w:start w:val="1"/>
      <w:numFmt w:val="bullet"/>
      <w:lvlText w:val="•"/>
      <w:lvlJc w:val="left"/>
      <w:pPr>
        <w:tabs>
          <w:tab w:val="num" w:pos="3600"/>
        </w:tabs>
        <w:ind w:left="3600" w:hanging="360"/>
      </w:pPr>
      <w:rPr>
        <w:rFonts w:ascii="Arial" w:hAnsi="Arial" w:hint="default"/>
      </w:rPr>
    </w:lvl>
    <w:lvl w:ilvl="5" w:tplc="565A15AA" w:tentative="1">
      <w:start w:val="1"/>
      <w:numFmt w:val="bullet"/>
      <w:lvlText w:val="•"/>
      <w:lvlJc w:val="left"/>
      <w:pPr>
        <w:tabs>
          <w:tab w:val="num" w:pos="4320"/>
        </w:tabs>
        <w:ind w:left="4320" w:hanging="360"/>
      </w:pPr>
      <w:rPr>
        <w:rFonts w:ascii="Arial" w:hAnsi="Arial" w:hint="default"/>
      </w:rPr>
    </w:lvl>
    <w:lvl w:ilvl="6" w:tplc="8C1C78AC" w:tentative="1">
      <w:start w:val="1"/>
      <w:numFmt w:val="bullet"/>
      <w:lvlText w:val="•"/>
      <w:lvlJc w:val="left"/>
      <w:pPr>
        <w:tabs>
          <w:tab w:val="num" w:pos="5040"/>
        </w:tabs>
        <w:ind w:left="5040" w:hanging="360"/>
      </w:pPr>
      <w:rPr>
        <w:rFonts w:ascii="Arial" w:hAnsi="Arial" w:hint="default"/>
      </w:rPr>
    </w:lvl>
    <w:lvl w:ilvl="7" w:tplc="E0305098" w:tentative="1">
      <w:start w:val="1"/>
      <w:numFmt w:val="bullet"/>
      <w:lvlText w:val="•"/>
      <w:lvlJc w:val="left"/>
      <w:pPr>
        <w:tabs>
          <w:tab w:val="num" w:pos="5760"/>
        </w:tabs>
        <w:ind w:left="5760" w:hanging="360"/>
      </w:pPr>
      <w:rPr>
        <w:rFonts w:ascii="Arial" w:hAnsi="Arial" w:hint="default"/>
      </w:rPr>
    </w:lvl>
    <w:lvl w:ilvl="8" w:tplc="261A268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CDB568E"/>
    <w:multiLevelType w:val="hybridMultilevel"/>
    <w:tmpl w:val="76AE5AE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0E3FE959"/>
    <w:multiLevelType w:val="hybridMultilevel"/>
    <w:tmpl w:val="FFFFFFFF"/>
    <w:lvl w:ilvl="0" w:tplc="430CA43C">
      <w:start w:val="1"/>
      <w:numFmt w:val="bullet"/>
      <w:lvlText w:val="·"/>
      <w:lvlJc w:val="left"/>
      <w:pPr>
        <w:ind w:left="720" w:hanging="360"/>
      </w:pPr>
      <w:rPr>
        <w:rFonts w:ascii="Symbol" w:hAnsi="Symbol" w:hint="default"/>
      </w:rPr>
    </w:lvl>
    <w:lvl w:ilvl="1" w:tplc="2F80D048">
      <w:start w:val="1"/>
      <w:numFmt w:val="bullet"/>
      <w:lvlText w:val="o"/>
      <w:lvlJc w:val="left"/>
      <w:pPr>
        <w:ind w:left="1440" w:hanging="360"/>
      </w:pPr>
      <w:rPr>
        <w:rFonts w:ascii="Courier New" w:hAnsi="Courier New" w:hint="default"/>
      </w:rPr>
    </w:lvl>
    <w:lvl w:ilvl="2" w:tplc="123627A0">
      <w:start w:val="1"/>
      <w:numFmt w:val="bullet"/>
      <w:lvlText w:val=""/>
      <w:lvlJc w:val="left"/>
      <w:pPr>
        <w:ind w:left="2160" w:hanging="360"/>
      </w:pPr>
      <w:rPr>
        <w:rFonts w:ascii="Wingdings" w:hAnsi="Wingdings" w:hint="default"/>
      </w:rPr>
    </w:lvl>
    <w:lvl w:ilvl="3" w:tplc="9D22CC72">
      <w:start w:val="1"/>
      <w:numFmt w:val="bullet"/>
      <w:lvlText w:val=""/>
      <w:lvlJc w:val="left"/>
      <w:pPr>
        <w:ind w:left="2880" w:hanging="360"/>
      </w:pPr>
      <w:rPr>
        <w:rFonts w:ascii="Symbol" w:hAnsi="Symbol" w:hint="default"/>
      </w:rPr>
    </w:lvl>
    <w:lvl w:ilvl="4" w:tplc="D96698E6">
      <w:start w:val="1"/>
      <w:numFmt w:val="bullet"/>
      <w:lvlText w:val="o"/>
      <w:lvlJc w:val="left"/>
      <w:pPr>
        <w:ind w:left="3600" w:hanging="360"/>
      </w:pPr>
      <w:rPr>
        <w:rFonts w:ascii="Courier New" w:hAnsi="Courier New" w:hint="default"/>
      </w:rPr>
    </w:lvl>
    <w:lvl w:ilvl="5" w:tplc="310CE354">
      <w:start w:val="1"/>
      <w:numFmt w:val="bullet"/>
      <w:lvlText w:val=""/>
      <w:lvlJc w:val="left"/>
      <w:pPr>
        <w:ind w:left="4320" w:hanging="360"/>
      </w:pPr>
      <w:rPr>
        <w:rFonts w:ascii="Wingdings" w:hAnsi="Wingdings" w:hint="default"/>
      </w:rPr>
    </w:lvl>
    <w:lvl w:ilvl="6" w:tplc="CE8C72DA">
      <w:start w:val="1"/>
      <w:numFmt w:val="bullet"/>
      <w:lvlText w:val=""/>
      <w:lvlJc w:val="left"/>
      <w:pPr>
        <w:ind w:left="5040" w:hanging="360"/>
      </w:pPr>
      <w:rPr>
        <w:rFonts w:ascii="Symbol" w:hAnsi="Symbol" w:hint="default"/>
      </w:rPr>
    </w:lvl>
    <w:lvl w:ilvl="7" w:tplc="9CB69E0E">
      <w:start w:val="1"/>
      <w:numFmt w:val="bullet"/>
      <w:lvlText w:val="o"/>
      <w:lvlJc w:val="left"/>
      <w:pPr>
        <w:ind w:left="5760" w:hanging="360"/>
      </w:pPr>
      <w:rPr>
        <w:rFonts w:ascii="Courier New" w:hAnsi="Courier New" w:hint="default"/>
      </w:rPr>
    </w:lvl>
    <w:lvl w:ilvl="8" w:tplc="EDF0C4C6">
      <w:start w:val="1"/>
      <w:numFmt w:val="bullet"/>
      <w:lvlText w:val=""/>
      <w:lvlJc w:val="left"/>
      <w:pPr>
        <w:ind w:left="6480" w:hanging="360"/>
      </w:pPr>
      <w:rPr>
        <w:rFonts w:ascii="Wingdings" w:hAnsi="Wingdings" w:hint="default"/>
      </w:rPr>
    </w:lvl>
  </w:abstractNum>
  <w:abstractNum w:abstractNumId="10" w15:restartNumberingAfterBreak="0">
    <w:nsid w:val="0ECF051C"/>
    <w:multiLevelType w:val="hybridMultilevel"/>
    <w:tmpl w:val="FFFFFFFF"/>
    <w:lvl w:ilvl="0" w:tplc="FFC02C50">
      <w:start w:val="1"/>
      <w:numFmt w:val="decimal"/>
      <w:lvlText w:val="%1-"/>
      <w:lvlJc w:val="left"/>
      <w:pPr>
        <w:ind w:left="720" w:hanging="360"/>
      </w:pPr>
    </w:lvl>
    <w:lvl w:ilvl="1" w:tplc="8612D4D8">
      <w:start w:val="1"/>
      <w:numFmt w:val="lowerLetter"/>
      <w:lvlText w:val="%2."/>
      <w:lvlJc w:val="left"/>
      <w:pPr>
        <w:ind w:left="1440" w:hanging="360"/>
      </w:pPr>
    </w:lvl>
    <w:lvl w:ilvl="2" w:tplc="0B005E72">
      <w:start w:val="1"/>
      <w:numFmt w:val="lowerRoman"/>
      <w:lvlText w:val="%3."/>
      <w:lvlJc w:val="right"/>
      <w:pPr>
        <w:ind w:left="2160" w:hanging="180"/>
      </w:pPr>
    </w:lvl>
    <w:lvl w:ilvl="3" w:tplc="C07AB10E">
      <w:start w:val="1"/>
      <w:numFmt w:val="decimal"/>
      <w:lvlText w:val="%4."/>
      <w:lvlJc w:val="left"/>
      <w:pPr>
        <w:ind w:left="2880" w:hanging="360"/>
      </w:pPr>
    </w:lvl>
    <w:lvl w:ilvl="4" w:tplc="F45C14AE">
      <w:start w:val="1"/>
      <w:numFmt w:val="lowerLetter"/>
      <w:lvlText w:val="%5."/>
      <w:lvlJc w:val="left"/>
      <w:pPr>
        <w:ind w:left="3600" w:hanging="360"/>
      </w:pPr>
    </w:lvl>
    <w:lvl w:ilvl="5" w:tplc="D8CE1132">
      <w:start w:val="1"/>
      <w:numFmt w:val="lowerRoman"/>
      <w:lvlText w:val="%6."/>
      <w:lvlJc w:val="right"/>
      <w:pPr>
        <w:ind w:left="4320" w:hanging="180"/>
      </w:pPr>
    </w:lvl>
    <w:lvl w:ilvl="6" w:tplc="FBB85944">
      <w:start w:val="1"/>
      <w:numFmt w:val="decimal"/>
      <w:lvlText w:val="%7."/>
      <w:lvlJc w:val="left"/>
      <w:pPr>
        <w:ind w:left="5040" w:hanging="360"/>
      </w:pPr>
    </w:lvl>
    <w:lvl w:ilvl="7" w:tplc="F1C25FBE">
      <w:start w:val="1"/>
      <w:numFmt w:val="lowerLetter"/>
      <w:lvlText w:val="%8."/>
      <w:lvlJc w:val="left"/>
      <w:pPr>
        <w:ind w:left="5760" w:hanging="360"/>
      </w:pPr>
    </w:lvl>
    <w:lvl w:ilvl="8" w:tplc="6E0C2B58">
      <w:start w:val="1"/>
      <w:numFmt w:val="lowerRoman"/>
      <w:lvlText w:val="%9."/>
      <w:lvlJc w:val="right"/>
      <w:pPr>
        <w:ind w:left="6480" w:hanging="180"/>
      </w:pPr>
    </w:lvl>
  </w:abstractNum>
  <w:abstractNum w:abstractNumId="11" w15:restartNumberingAfterBreak="0">
    <w:nsid w:val="0EF802E0"/>
    <w:multiLevelType w:val="multilevel"/>
    <w:tmpl w:val="D0B8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E4052"/>
    <w:multiLevelType w:val="hybridMultilevel"/>
    <w:tmpl w:val="52F85E94"/>
    <w:lvl w:ilvl="0" w:tplc="7A4AFBF0">
      <w:start w:val="2023"/>
      <w:numFmt w:val="bullet"/>
      <w:lvlText w:val="-"/>
      <w:lvlJc w:val="left"/>
      <w:pPr>
        <w:ind w:left="720" w:hanging="360"/>
      </w:pPr>
      <w:rPr>
        <w:rFonts w:ascii="Aptos" w:eastAsiaTheme="minorEastAsia" w:hAnsi="Aptos" w:cstheme="minorBidi"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8A35BDC"/>
    <w:multiLevelType w:val="hybridMultilevel"/>
    <w:tmpl w:val="BF360CE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A594A3D"/>
    <w:multiLevelType w:val="hybridMultilevel"/>
    <w:tmpl w:val="EF16B4E0"/>
    <w:lvl w:ilvl="0" w:tplc="AD3C58F6">
      <w:start w:val="1"/>
      <w:numFmt w:val="decimal"/>
      <w:lvlText w:val="%1."/>
      <w:lvlJc w:val="left"/>
      <w:pPr>
        <w:ind w:left="720" w:hanging="360"/>
      </w:pPr>
    </w:lvl>
    <w:lvl w:ilvl="1" w:tplc="72B05660">
      <w:start w:val="1"/>
      <w:numFmt w:val="lowerLetter"/>
      <w:lvlText w:val="%2."/>
      <w:lvlJc w:val="left"/>
      <w:pPr>
        <w:ind w:left="1440" w:hanging="360"/>
      </w:pPr>
    </w:lvl>
    <w:lvl w:ilvl="2" w:tplc="291A33A6">
      <w:start w:val="1"/>
      <w:numFmt w:val="lowerRoman"/>
      <w:lvlText w:val="%3."/>
      <w:lvlJc w:val="right"/>
      <w:pPr>
        <w:ind w:left="2160" w:hanging="180"/>
      </w:pPr>
    </w:lvl>
    <w:lvl w:ilvl="3" w:tplc="DAD0E9AA">
      <w:start w:val="1"/>
      <w:numFmt w:val="decimal"/>
      <w:lvlText w:val="%4."/>
      <w:lvlJc w:val="left"/>
      <w:pPr>
        <w:ind w:left="2880" w:hanging="360"/>
      </w:pPr>
    </w:lvl>
    <w:lvl w:ilvl="4" w:tplc="A9A0FAD4">
      <w:start w:val="1"/>
      <w:numFmt w:val="lowerLetter"/>
      <w:lvlText w:val="%5."/>
      <w:lvlJc w:val="left"/>
      <w:pPr>
        <w:ind w:left="3600" w:hanging="360"/>
      </w:pPr>
    </w:lvl>
    <w:lvl w:ilvl="5" w:tplc="558A1006">
      <w:start w:val="1"/>
      <w:numFmt w:val="lowerRoman"/>
      <w:lvlText w:val="%6."/>
      <w:lvlJc w:val="right"/>
      <w:pPr>
        <w:ind w:left="4320" w:hanging="180"/>
      </w:pPr>
    </w:lvl>
    <w:lvl w:ilvl="6" w:tplc="FD986E1E">
      <w:start w:val="1"/>
      <w:numFmt w:val="decimal"/>
      <w:lvlText w:val="%7."/>
      <w:lvlJc w:val="left"/>
      <w:pPr>
        <w:ind w:left="5040" w:hanging="360"/>
      </w:pPr>
    </w:lvl>
    <w:lvl w:ilvl="7" w:tplc="EE4EB0B4">
      <w:start w:val="1"/>
      <w:numFmt w:val="lowerLetter"/>
      <w:lvlText w:val="%8."/>
      <w:lvlJc w:val="left"/>
      <w:pPr>
        <w:ind w:left="5760" w:hanging="360"/>
      </w:pPr>
    </w:lvl>
    <w:lvl w:ilvl="8" w:tplc="6D8E4844">
      <w:start w:val="1"/>
      <w:numFmt w:val="lowerRoman"/>
      <w:lvlText w:val="%9."/>
      <w:lvlJc w:val="right"/>
      <w:pPr>
        <w:ind w:left="6480" w:hanging="180"/>
      </w:pPr>
    </w:lvl>
  </w:abstractNum>
  <w:abstractNum w:abstractNumId="15" w15:restartNumberingAfterBreak="0">
    <w:nsid w:val="1B0C5449"/>
    <w:multiLevelType w:val="hybridMultilevel"/>
    <w:tmpl w:val="182CD848"/>
    <w:lvl w:ilvl="0" w:tplc="944EE7F4">
      <w:numFmt w:val="bullet"/>
      <w:lvlText w:val="-"/>
      <w:lvlJc w:val="left"/>
      <w:pPr>
        <w:ind w:left="720" w:hanging="360"/>
      </w:pPr>
      <w:rPr>
        <w:rFonts w:ascii="Aptos Display" w:eastAsiaTheme="minorEastAsia" w:hAnsi="Aptos Display"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806118"/>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D9452"/>
    <w:multiLevelType w:val="hybridMultilevel"/>
    <w:tmpl w:val="FFFFFFFF"/>
    <w:lvl w:ilvl="0" w:tplc="64521364">
      <w:start w:val="1"/>
      <w:numFmt w:val="bullet"/>
      <w:lvlText w:val="·"/>
      <w:lvlJc w:val="left"/>
      <w:pPr>
        <w:ind w:left="720" w:hanging="360"/>
      </w:pPr>
      <w:rPr>
        <w:rFonts w:ascii="Symbol" w:hAnsi="Symbol" w:hint="default"/>
      </w:rPr>
    </w:lvl>
    <w:lvl w:ilvl="1" w:tplc="6AC81B9C">
      <w:start w:val="1"/>
      <w:numFmt w:val="bullet"/>
      <w:lvlText w:val="o"/>
      <w:lvlJc w:val="left"/>
      <w:pPr>
        <w:ind w:left="1440" w:hanging="360"/>
      </w:pPr>
      <w:rPr>
        <w:rFonts w:ascii="Courier New" w:hAnsi="Courier New" w:hint="default"/>
      </w:rPr>
    </w:lvl>
    <w:lvl w:ilvl="2" w:tplc="8F927C08">
      <w:start w:val="1"/>
      <w:numFmt w:val="bullet"/>
      <w:lvlText w:val=""/>
      <w:lvlJc w:val="left"/>
      <w:pPr>
        <w:ind w:left="2160" w:hanging="360"/>
      </w:pPr>
      <w:rPr>
        <w:rFonts w:ascii="Wingdings" w:hAnsi="Wingdings" w:hint="default"/>
      </w:rPr>
    </w:lvl>
    <w:lvl w:ilvl="3" w:tplc="B6464B1E">
      <w:start w:val="1"/>
      <w:numFmt w:val="bullet"/>
      <w:lvlText w:val=""/>
      <w:lvlJc w:val="left"/>
      <w:pPr>
        <w:ind w:left="2880" w:hanging="360"/>
      </w:pPr>
      <w:rPr>
        <w:rFonts w:ascii="Symbol" w:hAnsi="Symbol" w:hint="default"/>
      </w:rPr>
    </w:lvl>
    <w:lvl w:ilvl="4" w:tplc="1D42DE1C">
      <w:start w:val="1"/>
      <w:numFmt w:val="bullet"/>
      <w:lvlText w:val="o"/>
      <w:lvlJc w:val="left"/>
      <w:pPr>
        <w:ind w:left="3600" w:hanging="360"/>
      </w:pPr>
      <w:rPr>
        <w:rFonts w:ascii="Courier New" w:hAnsi="Courier New" w:hint="default"/>
      </w:rPr>
    </w:lvl>
    <w:lvl w:ilvl="5" w:tplc="8F0C2322">
      <w:start w:val="1"/>
      <w:numFmt w:val="bullet"/>
      <w:lvlText w:val=""/>
      <w:lvlJc w:val="left"/>
      <w:pPr>
        <w:ind w:left="4320" w:hanging="360"/>
      </w:pPr>
      <w:rPr>
        <w:rFonts w:ascii="Wingdings" w:hAnsi="Wingdings" w:hint="default"/>
      </w:rPr>
    </w:lvl>
    <w:lvl w:ilvl="6" w:tplc="5C28C682">
      <w:start w:val="1"/>
      <w:numFmt w:val="bullet"/>
      <w:lvlText w:val=""/>
      <w:lvlJc w:val="left"/>
      <w:pPr>
        <w:ind w:left="5040" w:hanging="360"/>
      </w:pPr>
      <w:rPr>
        <w:rFonts w:ascii="Symbol" w:hAnsi="Symbol" w:hint="default"/>
      </w:rPr>
    </w:lvl>
    <w:lvl w:ilvl="7" w:tplc="024694C8">
      <w:start w:val="1"/>
      <w:numFmt w:val="bullet"/>
      <w:lvlText w:val="o"/>
      <w:lvlJc w:val="left"/>
      <w:pPr>
        <w:ind w:left="5760" w:hanging="360"/>
      </w:pPr>
      <w:rPr>
        <w:rFonts w:ascii="Courier New" w:hAnsi="Courier New" w:hint="default"/>
      </w:rPr>
    </w:lvl>
    <w:lvl w:ilvl="8" w:tplc="5C2CA0F4">
      <w:start w:val="1"/>
      <w:numFmt w:val="bullet"/>
      <w:lvlText w:val=""/>
      <w:lvlJc w:val="left"/>
      <w:pPr>
        <w:ind w:left="6480" w:hanging="360"/>
      </w:pPr>
      <w:rPr>
        <w:rFonts w:ascii="Wingdings" w:hAnsi="Wingdings" w:hint="default"/>
      </w:rPr>
    </w:lvl>
  </w:abstractNum>
  <w:abstractNum w:abstractNumId="18" w15:restartNumberingAfterBreak="0">
    <w:nsid w:val="20E1C78D"/>
    <w:multiLevelType w:val="hybridMultilevel"/>
    <w:tmpl w:val="FFFFFFFF"/>
    <w:lvl w:ilvl="0" w:tplc="0AD4C122">
      <w:start w:val="1"/>
      <w:numFmt w:val="bullet"/>
      <w:lvlText w:val="·"/>
      <w:lvlJc w:val="left"/>
      <w:pPr>
        <w:ind w:left="720" w:hanging="360"/>
      </w:pPr>
      <w:rPr>
        <w:rFonts w:ascii="Symbol" w:hAnsi="Symbol" w:hint="default"/>
      </w:rPr>
    </w:lvl>
    <w:lvl w:ilvl="1" w:tplc="C91810A6">
      <w:start w:val="1"/>
      <w:numFmt w:val="bullet"/>
      <w:lvlText w:val="o"/>
      <w:lvlJc w:val="left"/>
      <w:pPr>
        <w:ind w:left="1440" w:hanging="360"/>
      </w:pPr>
      <w:rPr>
        <w:rFonts w:ascii="Courier New" w:hAnsi="Courier New" w:hint="default"/>
      </w:rPr>
    </w:lvl>
    <w:lvl w:ilvl="2" w:tplc="1D3AA26C">
      <w:start w:val="1"/>
      <w:numFmt w:val="bullet"/>
      <w:lvlText w:val=""/>
      <w:lvlJc w:val="left"/>
      <w:pPr>
        <w:ind w:left="2160" w:hanging="360"/>
      </w:pPr>
      <w:rPr>
        <w:rFonts w:ascii="Wingdings" w:hAnsi="Wingdings" w:hint="default"/>
      </w:rPr>
    </w:lvl>
    <w:lvl w:ilvl="3" w:tplc="995829F4">
      <w:start w:val="1"/>
      <w:numFmt w:val="bullet"/>
      <w:lvlText w:val=""/>
      <w:lvlJc w:val="left"/>
      <w:pPr>
        <w:ind w:left="2880" w:hanging="360"/>
      </w:pPr>
      <w:rPr>
        <w:rFonts w:ascii="Symbol" w:hAnsi="Symbol" w:hint="default"/>
      </w:rPr>
    </w:lvl>
    <w:lvl w:ilvl="4" w:tplc="015EC526">
      <w:start w:val="1"/>
      <w:numFmt w:val="bullet"/>
      <w:lvlText w:val="o"/>
      <w:lvlJc w:val="left"/>
      <w:pPr>
        <w:ind w:left="3600" w:hanging="360"/>
      </w:pPr>
      <w:rPr>
        <w:rFonts w:ascii="Courier New" w:hAnsi="Courier New" w:hint="default"/>
      </w:rPr>
    </w:lvl>
    <w:lvl w:ilvl="5" w:tplc="F1D893B8">
      <w:start w:val="1"/>
      <w:numFmt w:val="bullet"/>
      <w:lvlText w:val=""/>
      <w:lvlJc w:val="left"/>
      <w:pPr>
        <w:ind w:left="4320" w:hanging="360"/>
      </w:pPr>
      <w:rPr>
        <w:rFonts w:ascii="Wingdings" w:hAnsi="Wingdings" w:hint="default"/>
      </w:rPr>
    </w:lvl>
    <w:lvl w:ilvl="6" w:tplc="77767ED8">
      <w:start w:val="1"/>
      <w:numFmt w:val="bullet"/>
      <w:lvlText w:val=""/>
      <w:lvlJc w:val="left"/>
      <w:pPr>
        <w:ind w:left="5040" w:hanging="360"/>
      </w:pPr>
      <w:rPr>
        <w:rFonts w:ascii="Symbol" w:hAnsi="Symbol" w:hint="default"/>
      </w:rPr>
    </w:lvl>
    <w:lvl w:ilvl="7" w:tplc="A4C828E2">
      <w:start w:val="1"/>
      <w:numFmt w:val="bullet"/>
      <w:lvlText w:val="o"/>
      <w:lvlJc w:val="left"/>
      <w:pPr>
        <w:ind w:left="5760" w:hanging="360"/>
      </w:pPr>
      <w:rPr>
        <w:rFonts w:ascii="Courier New" w:hAnsi="Courier New" w:hint="default"/>
      </w:rPr>
    </w:lvl>
    <w:lvl w:ilvl="8" w:tplc="EF82DCC8">
      <w:start w:val="1"/>
      <w:numFmt w:val="bullet"/>
      <w:lvlText w:val=""/>
      <w:lvlJc w:val="left"/>
      <w:pPr>
        <w:ind w:left="6480" w:hanging="360"/>
      </w:pPr>
      <w:rPr>
        <w:rFonts w:ascii="Wingdings" w:hAnsi="Wingdings" w:hint="default"/>
      </w:rPr>
    </w:lvl>
  </w:abstractNum>
  <w:abstractNum w:abstractNumId="19" w15:restartNumberingAfterBreak="0">
    <w:nsid w:val="210A6C85"/>
    <w:multiLevelType w:val="hybridMultilevel"/>
    <w:tmpl w:val="D0FAB2EA"/>
    <w:lvl w:ilvl="0" w:tplc="362CAD70">
      <w:start w:val="1"/>
      <w:numFmt w:val="decimal"/>
      <w:lvlText w:val="%1."/>
      <w:lvlJc w:val="left"/>
      <w:pPr>
        <w:ind w:left="720" w:hanging="360"/>
      </w:pPr>
    </w:lvl>
    <w:lvl w:ilvl="1" w:tplc="487E5CC6">
      <w:start w:val="2"/>
      <w:numFmt w:val="lowerLetter"/>
      <w:lvlText w:val="%2."/>
      <w:lvlJc w:val="left"/>
      <w:pPr>
        <w:ind w:left="1440" w:hanging="360"/>
      </w:pPr>
    </w:lvl>
    <w:lvl w:ilvl="2" w:tplc="7E4EFE88">
      <w:start w:val="1"/>
      <w:numFmt w:val="lowerRoman"/>
      <w:lvlText w:val="%3."/>
      <w:lvlJc w:val="right"/>
      <w:pPr>
        <w:ind w:left="2160" w:hanging="180"/>
      </w:pPr>
    </w:lvl>
    <w:lvl w:ilvl="3" w:tplc="4DF8AB98">
      <w:start w:val="1"/>
      <w:numFmt w:val="decimal"/>
      <w:lvlText w:val="%4."/>
      <w:lvlJc w:val="left"/>
      <w:pPr>
        <w:ind w:left="2880" w:hanging="360"/>
      </w:pPr>
    </w:lvl>
    <w:lvl w:ilvl="4" w:tplc="8A26359A">
      <w:start w:val="1"/>
      <w:numFmt w:val="lowerLetter"/>
      <w:lvlText w:val="%5."/>
      <w:lvlJc w:val="left"/>
      <w:pPr>
        <w:ind w:left="3600" w:hanging="360"/>
      </w:pPr>
    </w:lvl>
    <w:lvl w:ilvl="5" w:tplc="C1B83D7C">
      <w:start w:val="1"/>
      <w:numFmt w:val="lowerRoman"/>
      <w:lvlText w:val="%6."/>
      <w:lvlJc w:val="right"/>
      <w:pPr>
        <w:ind w:left="4320" w:hanging="180"/>
      </w:pPr>
    </w:lvl>
    <w:lvl w:ilvl="6" w:tplc="411EA6AE">
      <w:start w:val="1"/>
      <w:numFmt w:val="decimal"/>
      <w:lvlText w:val="%7."/>
      <w:lvlJc w:val="left"/>
      <w:pPr>
        <w:ind w:left="5040" w:hanging="360"/>
      </w:pPr>
    </w:lvl>
    <w:lvl w:ilvl="7" w:tplc="D6C24980">
      <w:start w:val="1"/>
      <w:numFmt w:val="lowerLetter"/>
      <w:lvlText w:val="%8."/>
      <w:lvlJc w:val="left"/>
      <w:pPr>
        <w:ind w:left="5760" w:hanging="360"/>
      </w:pPr>
    </w:lvl>
    <w:lvl w:ilvl="8" w:tplc="1D56F4B0">
      <w:start w:val="1"/>
      <w:numFmt w:val="lowerRoman"/>
      <w:lvlText w:val="%9."/>
      <w:lvlJc w:val="right"/>
      <w:pPr>
        <w:ind w:left="6480" w:hanging="180"/>
      </w:pPr>
    </w:lvl>
  </w:abstractNum>
  <w:abstractNum w:abstractNumId="20" w15:restartNumberingAfterBreak="0">
    <w:nsid w:val="21E89EF4"/>
    <w:multiLevelType w:val="hybridMultilevel"/>
    <w:tmpl w:val="FFFFFFFF"/>
    <w:lvl w:ilvl="0" w:tplc="2716BE6E">
      <w:start w:val="1"/>
      <w:numFmt w:val="bullet"/>
      <w:lvlText w:val="·"/>
      <w:lvlJc w:val="left"/>
      <w:pPr>
        <w:ind w:left="720" w:hanging="360"/>
      </w:pPr>
      <w:rPr>
        <w:rFonts w:ascii="Symbol" w:hAnsi="Symbol" w:hint="default"/>
      </w:rPr>
    </w:lvl>
    <w:lvl w:ilvl="1" w:tplc="3698B104">
      <w:start w:val="1"/>
      <w:numFmt w:val="bullet"/>
      <w:lvlText w:val="o"/>
      <w:lvlJc w:val="left"/>
      <w:pPr>
        <w:ind w:left="1440" w:hanging="360"/>
      </w:pPr>
      <w:rPr>
        <w:rFonts w:ascii="Courier New" w:hAnsi="Courier New" w:hint="default"/>
      </w:rPr>
    </w:lvl>
    <w:lvl w:ilvl="2" w:tplc="6B8A0FB8">
      <w:start w:val="1"/>
      <w:numFmt w:val="bullet"/>
      <w:lvlText w:val=""/>
      <w:lvlJc w:val="left"/>
      <w:pPr>
        <w:ind w:left="2160" w:hanging="360"/>
      </w:pPr>
      <w:rPr>
        <w:rFonts w:ascii="Wingdings" w:hAnsi="Wingdings" w:hint="default"/>
      </w:rPr>
    </w:lvl>
    <w:lvl w:ilvl="3" w:tplc="852C8FF6">
      <w:start w:val="1"/>
      <w:numFmt w:val="bullet"/>
      <w:lvlText w:val=""/>
      <w:lvlJc w:val="left"/>
      <w:pPr>
        <w:ind w:left="2880" w:hanging="360"/>
      </w:pPr>
      <w:rPr>
        <w:rFonts w:ascii="Symbol" w:hAnsi="Symbol" w:hint="default"/>
      </w:rPr>
    </w:lvl>
    <w:lvl w:ilvl="4" w:tplc="4EEE60F2">
      <w:start w:val="1"/>
      <w:numFmt w:val="bullet"/>
      <w:lvlText w:val="o"/>
      <w:lvlJc w:val="left"/>
      <w:pPr>
        <w:ind w:left="3600" w:hanging="360"/>
      </w:pPr>
      <w:rPr>
        <w:rFonts w:ascii="Courier New" w:hAnsi="Courier New" w:hint="default"/>
      </w:rPr>
    </w:lvl>
    <w:lvl w:ilvl="5" w:tplc="7AD6DB0A">
      <w:start w:val="1"/>
      <w:numFmt w:val="bullet"/>
      <w:lvlText w:val=""/>
      <w:lvlJc w:val="left"/>
      <w:pPr>
        <w:ind w:left="4320" w:hanging="360"/>
      </w:pPr>
      <w:rPr>
        <w:rFonts w:ascii="Wingdings" w:hAnsi="Wingdings" w:hint="default"/>
      </w:rPr>
    </w:lvl>
    <w:lvl w:ilvl="6" w:tplc="AD702A60">
      <w:start w:val="1"/>
      <w:numFmt w:val="bullet"/>
      <w:lvlText w:val=""/>
      <w:lvlJc w:val="left"/>
      <w:pPr>
        <w:ind w:left="5040" w:hanging="360"/>
      </w:pPr>
      <w:rPr>
        <w:rFonts w:ascii="Symbol" w:hAnsi="Symbol" w:hint="default"/>
      </w:rPr>
    </w:lvl>
    <w:lvl w:ilvl="7" w:tplc="1B7A8076">
      <w:start w:val="1"/>
      <w:numFmt w:val="bullet"/>
      <w:lvlText w:val="o"/>
      <w:lvlJc w:val="left"/>
      <w:pPr>
        <w:ind w:left="5760" w:hanging="360"/>
      </w:pPr>
      <w:rPr>
        <w:rFonts w:ascii="Courier New" w:hAnsi="Courier New" w:hint="default"/>
      </w:rPr>
    </w:lvl>
    <w:lvl w:ilvl="8" w:tplc="C6926440">
      <w:start w:val="1"/>
      <w:numFmt w:val="bullet"/>
      <w:lvlText w:val=""/>
      <w:lvlJc w:val="left"/>
      <w:pPr>
        <w:ind w:left="6480" w:hanging="360"/>
      </w:pPr>
      <w:rPr>
        <w:rFonts w:ascii="Wingdings" w:hAnsi="Wingdings" w:hint="default"/>
      </w:rPr>
    </w:lvl>
  </w:abstractNum>
  <w:abstractNum w:abstractNumId="21" w15:restartNumberingAfterBreak="0">
    <w:nsid w:val="27627824"/>
    <w:multiLevelType w:val="hybridMultilevel"/>
    <w:tmpl w:val="FFFFFFFF"/>
    <w:lvl w:ilvl="0" w:tplc="98405D76">
      <w:start w:val="1"/>
      <w:numFmt w:val="bullet"/>
      <w:lvlText w:val="·"/>
      <w:lvlJc w:val="left"/>
      <w:pPr>
        <w:ind w:left="720" w:hanging="360"/>
      </w:pPr>
      <w:rPr>
        <w:rFonts w:ascii="Symbol" w:hAnsi="Symbol" w:hint="default"/>
      </w:rPr>
    </w:lvl>
    <w:lvl w:ilvl="1" w:tplc="EC3651A2">
      <w:start w:val="1"/>
      <w:numFmt w:val="bullet"/>
      <w:lvlText w:val="o"/>
      <w:lvlJc w:val="left"/>
      <w:pPr>
        <w:ind w:left="1440" w:hanging="360"/>
      </w:pPr>
      <w:rPr>
        <w:rFonts w:ascii="Courier New" w:hAnsi="Courier New" w:hint="default"/>
      </w:rPr>
    </w:lvl>
    <w:lvl w:ilvl="2" w:tplc="3F843964">
      <w:start w:val="1"/>
      <w:numFmt w:val="bullet"/>
      <w:lvlText w:val=""/>
      <w:lvlJc w:val="left"/>
      <w:pPr>
        <w:ind w:left="2160" w:hanging="360"/>
      </w:pPr>
      <w:rPr>
        <w:rFonts w:ascii="Wingdings" w:hAnsi="Wingdings" w:hint="default"/>
      </w:rPr>
    </w:lvl>
    <w:lvl w:ilvl="3" w:tplc="FC840B46">
      <w:start w:val="1"/>
      <w:numFmt w:val="bullet"/>
      <w:lvlText w:val=""/>
      <w:lvlJc w:val="left"/>
      <w:pPr>
        <w:ind w:left="2880" w:hanging="360"/>
      </w:pPr>
      <w:rPr>
        <w:rFonts w:ascii="Symbol" w:hAnsi="Symbol" w:hint="default"/>
      </w:rPr>
    </w:lvl>
    <w:lvl w:ilvl="4" w:tplc="EBA6E7C8">
      <w:start w:val="1"/>
      <w:numFmt w:val="bullet"/>
      <w:lvlText w:val="o"/>
      <w:lvlJc w:val="left"/>
      <w:pPr>
        <w:ind w:left="3600" w:hanging="360"/>
      </w:pPr>
      <w:rPr>
        <w:rFonts w:ascii="Courier New" w:hAnsi="Courier New" w:hint="default"/>
      </w:rPr>
    </w:lvl>
    <w:lvl w:ilvl="5" w:tplc="7C9291EC">
      <w:start w:val="1"/>
      <w:numFmt w:val="bullet"/>
      <w:lvlText w:val=""/>
      <w:lvlJc w:val="left"/>
      <w:pPr>
        <w:ind w:left="4320" w:hanging="360"/>
      </w:pPr>
      <w:rPr>
        <w:rFonts w:ascii="Wingdings" w:hAnsi="Wingdings" w:hint="default"/>
      </w:rPr>
    </w:lvl>
    <w:lvl w:ilvl="6" w:tplc="9F5E5232">
      <w:start w:val="1"/>
      <w:numFmt w:val="bullet"/>
      <w:lvlText w:val=""/>
      <w:lvlJc w:val="left"/>
      <w:pPr>
        <w:ind w:left="5040" w:hanging="360"/>
      </w:pPr>
      <w:rPr>
        <w:rFonts w:ascii="Symbol" w:hAnsi="Symbol" w:hint="default"/>
      </w:rPr>
    </w:lvl>
    <w:lvl w:ilvl="7" w:tplc="D970344C">
      <w:start w:val="1"/>
      <w:numFmt w:val="bullet"/>
      <w:lvlText w:val="o"/>
      <w:lvlJc w:val="left"/>
      <w:pPr>
        <w:ind w:left="5760" w:hanging="360"/>
      </w:pPr>
      <w:rPr>
        <w:rFonts w:ascii="Courier New" w:hAnsi="Courier New" w:hint="default"/>
      </w:rPr>
    </w:lvl>
    <w:lvl w:ilvl="8" w:tplc="A058DB84">
      <w:start w:val="1"/>
      <w:numFmt w:val="bullet"/>
      <w:lvlText w:val=""/>
      <w:lvlJc w:val="left"/>
      <w:pPr>
        <w:ind w:left="6480" w:hanging="360"/>
      </w:pPr>
      <w:rPr>
        <w:rFonts w:ascii="Wingdings" w:hAnsi="Wingdings" w:hint="default"/>
      </w:rPr>
    </w:lvl>
  </w:abstractNum>
  <w:abstractNum w:abstractNumId="22" w15:restartNumberingAfterBreak="0">
    <w:nsid w:val="2A954159"/>
    <w:multiLevelType w:val="hybridMultilevel"/>
    <w:tmpl w:val="377AB35C"/>
    <w:lvl w:ilvl="0" w:tplc="E03625B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7BCBB0"/>
    <w:multiLevelType w:val="hybridMultilevel"/>
    <w:tmpl w:val="7292D3AA"/>
    <w:lvl w:ilvl="0" w:tplc="B33EE54C">
      <w:start w:val="1"/>
      <w:numFmt w:val="decimal"/>
      <w:lvlText w:val="%1."/>
      <w:lvlJc w:val="left"/>
      <w:pPr>
        <w:ind w:left="720" w:hanging="360"/>
      </w:pPr>
    </w:lvl>
    <w:lvl w:ilvl="1" w:tplc="1FF2C77E">
      <w:start w:val="2"/>
      <w:numFmt w:val="lowerLetter"/>
      <w:lvlText w:val="%2."/>
      <w:lvlJc w:val="left"/>
      <w:pPr>
        <w:ind w:left="1440" w:hanging="360"/>
      </w:pPr>
    </w:lvl>
    <w:lvl w:ilvl="2" w:tplc="B1022008">
      <w:start w:val="1"/>
      <w:numFmt w:val="lowerRoman"/>
      <w:lvlText w:val="%3."/>
      <w:lvlJc w:val="right"/>
      <w:pPr>
        <w:ind w:left="2160" w:hanging="180"/>
      </w:pPr>
    </w:lvl>
    <w:lvl w:ilvl="3" w:tplc="2FB49C96">
      <w:start w:val="1"/>
      <w:numFmt w:val="decimal"/>
      <w:lvlText w:val="%4."/>
      <w:lvlJc w:val="left"/>
      <w:pPr>
        <w:ind w:left="2880" w:hanging="360"/>
      </w:pPr>
    </w:lvl>
    <w:lvl w:ilvl="4" w:tplc="9E48C2DC">
      <w:start w:val="1"/>
      <w:numFmt w:val="lowerLetter"/>
      <w:lvlText w:val="%5."/>
      <w:lvlJc w:val="left"/>
      <w:pPr>
        <w:ind w:left="3600" w:hanging="360"/>
      </w:pPr>
    </w:lvl>
    <w:lvl w:ilvl="5" w:tplc="06DA2306">
      <w:start w:val="1"/>
      <w:numFmt w:val="lowerRoman"/>
      <w:lvlText w:val="%6."/>
      <w:lvlJc w:val="right"/>
      <w:pPr>
        <w:ind w:left="4320" w:hanging="180"/>
      </w:pPr>
    </w:lvl>
    <w:lvl w:ilvl="6" w:tplc="0624CF5A">
      <w:start w:val="1"/>
      <w:numFmt w:val="decimal"/>
      <w:lvlText w:val="%7."/>
      <w:lvlJc w:val="left"/>
      <w:pPr>
        <w:ind w:left="5040" w:hanging="360"/>
      </w:pPr>
    </w:lvl>
    <w:lvl w:ilvl="7" w:tplc="62083EFC">
      <w:start w:val="1"/>
      <w:numFmt w:val="lowerLetter"/>
      <w:lvlText w:val="%8."/>
      <w:lvlJc w:val="left"/>
      <w:pPr>
        <w:ind w:left="5760" w:hanging="360"/>
      </w:pPr>
    </w:lvl>
    <w:lvl w:ilvl="8" w:tplc="B56C64A2">
      <w:start w:val="1"/>
      <w:numFmt w:val="lowerRoman"/>
      <w:lvlText w:val="%9."/>
      <w:lvlJc w:val="right"/>
      <w:pPr>
        <w:ind w:left="6480" w:hanging="180"/>
      </w:pPr>
    </w:lvl>
  </w:abstractNum>
  <w:abstractNum w:abstractNumId="24" w15:restartNumberingAfterBreak="0">
    <w:nsid w:val="2C0AFDAE"/>
    <w:multiLevelType w:val="hybridMultilevel"/>
    <w:tmpl w:val="E5487CB8"/>
    <w:lvl w:ilvl="0" w:tplc="311A1A82">
      <w:start w:val="1"/>
      <w:numFmt w:val="bullet"/>
      <w:lvlText w:val="·"/>
      <w:lvlJc w:val="left"/>
      <w:pPr>
        <w:ind w:left="720" w:hanging="360"/>
      </w:pPr>
      <w:rPr>
        <w:rFonts w:ascii="Symbol" w:hAnsi="Symbol" w:hint="default"/>
      </w:rPr>
    </w:lvl>
    <w:lvl w:ilvl="1" w:tplc="550E4D46">
      <w:start w:val="1"/>
      <w:numFmt w:val="bullet"/>
      <w:lvlText w:val="o"/>
      <w:lvlJc w:val="left"/>
      <w:pPr>
        <w:ind w:left="1440" w:hanging="360"/>
      </w:pPr>
      <w:rPr>
        <w:rFonts w:ascii="Courier New" w:hAnsi="Courier New" w:hint="default"/>
      </w:rPr>
    </w:lvl>
    <w:lvl w:ilvl="2" w:tplc="E5EE9CE0">
      <w:start w:val="1"/>
      <w:numFmt w:val="bullet"/>
      <w:lvlText w:val=""/>
      <w:lvlJc w:val="left"/>
      <w:pPr>
        <w:ind w:left="2160" w:hanging="360"/>
      </w:pPr>
      <w:rPr>
        <w:rFonts w:ascii="Wingdings" w:hAnsi="Wingdings" w:hint="default"/>
      </w:rPr>
    </w:lvl>
    <w:lvl w:ilvl="3" w:tplc="C73244D2">
      <w:start w:val="1"/>
      <w:numFmt w:val="bullet"/>
      <w:lvlText w:val=""/>
      <w:lvlJc w:val="left"/>
      <w:pPr>
        <w:ind w:left="2880" w:hanging="360"/>
      </w:pPr>
      <w:rPr>
        <w:rFonts w:ascii="Symbol" w:hAnsi="Symbol" w:hint="default"/>
      </w:rPr>
    </w:lvl>
    <w:lvl w:ilvl="4" w:tplc="780CF79C">
      <w:start w:val="1"/>
      <w:numFmt w:val="bullet"/>
      <w:lvlText w:val="o"/>
      <w:lvlJc w:val="left"/>
      <w:pPr>
        <w:ind w:left="3600" w:hanging="360"/>
      </w:pPr>
      <w:rPr>
        <w:rFonts w:ascii="Courier New" w:hAnsi="Courier New" w:hint="default"/>
      </w:rPr>
    </w:lvl>
    <w:lvl w:ilvl="5" w:tplc="DC7E8FE2">
      <w:start w:val="1"/>
      <w:numFmt w:val="bullet"/>
      <w:lvlText w:val=""/>
      <w:lvlJc w:val="left"/>
      <w:pPr>
        <w:ind w:left="4320" w:hanging="360"/>
      </w:pPr>
      <w:rPr>
        <w:rFonts w:ascii="Wingdings" w:hAnsi="Wingdings" w:hint="default"/>
      </w:rPr>
    </w:lvl>
    <w:lvl w:ilvl="6" w:tplc="628C1762">
      <w:start w:val="1"/>
      <w:numFmt w:val="bullet"/>
      <w:lvlText w:val=""/>
      <w:lvlJc w:val="left"/>
      <w:pPr>
        <w:ind w:left="5040" w:hanging="360"/>
      </w:pPr>
      <w:rPr>
        <w:rFonts w:ascii="Symbol" w:hAnsi="Symbol" w:hint="default"/>
      </w:rPr>
    </w:lvl>
    <w:lvl w:ilvl="7" w:tplc="91BEBA60">
      <w:start w:val="1"/>
      <w:numFmt w:val="bullet"/>
      <w:lvlText w:val="o"/>
      <w:lvlJc w:val="left"/>
      <w:pPr>
        <w:ind w:left="5760" w:hanging="360"/>
      </w:pPr>
      <w:rPr>
        <w:rFonts w:ascii="Courier New" w:hAnsi="Courier New" w:hint="default"/>
      </w:rPr>
    </w:lvl>
    <w:lvl w:ilvl="8" w:tplc="772A2530">
      <w:start w:val="1"/>
      <w:numFmt w:val="bullet"/>
      <w:lvlText w:val=""/>
      <w:lvlJc w:val="left"/>
      <w:pPr>
        <w:ind w:left="6480" w:hanging="360"/>
      </w:pPr>
      <w:rPr>
        <w:rFonts w:ascii="Wingdings" w:hAnsi="Wingdings" w:hint="default"/>
      </w:rPr>
    </w:lvl>
  </w:abstractNum>
  <w:abstractNum w:abstractNumId="25" w15:restartNumberingAfterBreak="0">
    <w:nsid w:val="2FA22611"/>
    <w:multiLevelType w:val="multilevel"/>
    <w:tmpl w:val="78D63E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3198F18D"/>
    <w:multiLevelType w:val="hybridMultilevel"/>
    <w:tmpl w:val="FFFFFFFF"/>
    <w:lvl w:ilvl="0" w:tplc="55F06EE0">
      <w:start w:val="1"/>
      <w:numFmt w:val="decimal"/>
      <w:lvlText w:val="%1-"/>
      <w:lvlJc w:val="left"/>
      <w:pPr>
        <w:ind w:left="720" w:hanging="360"/>
      </w:pPr>
    </w:lvl>
    <w:lvl w:ilvl="1" w:tplc="EB6875A4">
      <w:start w:val="1"/>
      <w:numFmt w:val="lowerLetter"/>
      <w:lvlText w:val="%2."/>
      <w:lvlJc w:val="left"/>
      <w:pPr>
        <w:ind w:left="1440" w:hanging="360"/>
      </w:pPr>
    </w:lvl>
    <w:lvl w:ilvl="2" w:tplc="8868714E">
      <w:start w:val="1"/>
      <w:numFmt w:val="lowerRoman"/>
      <w:lvlText w:val="%3."/>
      <w:lvlJc w:val="right"/>
      <w:pPr>
        <w:ind w:left="2160" w:hanging="180"/>
      </w:pPr>
    </w:lvl>
    <w:lvl w:ilvl="3" w:tplc="24B23852">
      <w:start w:val="1"/>
      <w:numFmt w:val="decimal"/>
      <w:lvlText w:val="%4."/>
      <w:lvlJc w:val="left"/>
      <w:pPr>
        <w:ind w:left="2880" w:hanging="360"/>
      </w:pPr>
    </w:lvl>
    <w:lvl w:ilvl="4" w:tplc="23A86386">
      <w:start w:val="1"/>
      <w:numFmt w:val="lowerLetter"/>
      <w:lvlText w:val="%5."/>
      <w:lvlJc w:val="left"/>
      <w:pPr>
        <w:ind w:left="3600" w:hanging="360"/>
      </w:pPr>
    </w:lvl>
    <w:lvl w:ilvl="5" w:tplc="A2621162">
      <w:start w:val="1"/>
      <w:numFmt w:val="lowerRoman"/>
      <w:lvlText w:val="%6."/>
      <w:lvlJc w:val="right"/>
      <w:pPr>
        <w:ind w:left="4320" w:hanging="180"/>
      </w:pPr>
    </w:lvl>
    <w:lvl w:ilvl="6" w:tplc="40380ED6">
      <w:start w:val="1"/>
      <w:numFmt w:val="decimal"/>
      <w:lvlText w:val="%7."/>
      <w:lvlJc w:val="left"/>
      <w:pPr>
        <w:ind w:left="5040" w:hanging="360"/>
      </w:pPr>
    </w:lvl>
    <w:lvl w:ilvl="7" w:tplc="73C0FA1C">
      <w:start w:val="1"/>
      <w:numFmt w:val="lowerLetter"/>
      <w:lvlText w:val="%8."/>
      <w:lvlJc w:val="left"/>
      <w:pPr>
        <w:ind w:left="5760" w:hanging="360"/>
      </w:pPr>
    </w:lvl>
    <w:lvl w:ilvl="8" w:tplc="CE3EB23E">
      <w:start w:val="1"/>
      <w:numFmt w:val="lowerRoman"/>
      <w:lvlText w:val="%9."/>
      <w:lvlJc w:val="right"/>
      <w:pPr>
        <w:ind w:left="6480" w:hanging="180"/>
      </w:pPr>
    </w:lvl>
  </w:abstractNum>
  <w:abstractNum w:abstractNumId="27" w15:restartNumberingAfterBreak="0">
    <w:nsid w:val="35B8CD3F"/>
    <w:multiLevelType w:val="hybridMultilevel"/>
    <w:tmpl w:val="FFFFFFFF"/>
    <w:lvl w:ilvl="0" w:tplc="86E21552">
      <w:start w:val="1"/>
      <w:numFmt w:val="bullet"/>
      <w:lvlText w:val="·"/>
      <w:lvlJc w:val="left"/>
      <w:pPr>
        <w:ind w:left="720" w:hanging="360"/>
      </w:pPr>
      <w:rPr>
        <w:rFonts w:ascii="Symbol" w:hAnsi="Symbol" w:hint="default"/>
      </w:rPr>
    </w:lvl>
    <w:lvl w:ilvl="1" w:tplc="4364CA72">
      <w:start w:val="1"/>
      <w:numFmt w:val="bullet"/>
      <w:lvlText w:val="o"/>
      <w:lvlJc w:val="left"/>
      <w:pPr>
        <w:ind w:left="1440" w:hanging="360"/>
      </w:pPr>
      <w:rPr>
        <w:rFonts w:ascii="Courier New" w:hAnsi="Courier New" w:hint="default"/>
      </w:rPr>
    </w:lvl>
    <w:lvl w:ilvl="2" w:tplc="061E0A40">
      <w:start w:val="1"/>
      <w:numFmt w:val="bullet"/>
      <w:lvlText w:val=""/>
      <w:lvlJc w:val="left"/>
      <w:pPr>
        <w:ind w:left="2160" w:hanging="360"/>
      </w:pPr>
      <w:rPr>
        <w:rFonts w:ascii="Wingdings" w:hAnsi="Wingdings" w:hint="default"/>
      </w:rPr>
    </w:lvl>
    <w:lvl w:ilvl="3" w:tplc="B98812FC">
      <w:start w:val="1"/>
      <w:numFmt w:val="bullet"/>
      <w:lvlText w:val=""/>
      <w:lvlJc w:val="left"/>
      <w:pPr>
        <w:ind w:left="2880" w:hanging="360"/>
      </w:pPr>
      <w:rPr>
        <w:rFonts w:ascii="Symbol" w:hAnsi="Symbol" w:hint="default"/>
      </w:rPr>
    </w:lvl>
    <w:lvl w:ilvl="4" w:tplc="9A0671B8">
      <w:start w:val="1"/>
      <w:numFmt w:val="bullet"/>
      <w:lvlText w:val="o"/>
      <w:lvlJc w:val="left"/>
      <w:pPr>
        <w:ind w:left="3600" w:hanging="360"/>
      </w:pPr>
      <w:rPr>
        <w:rFonts w:ascii="Courier New" w:hAnsi="Courier New" w:hint="default"/>
      </w:rPr>
    </w:lvl>
    <w:lvl w:ilvl="5" w:tplc="22B0101E">
      <w:start w:val="1"/>
      <w:numFmt w:val="bullet"/>
      <w:lvlText w:val=""/>
      <w:lvlJc w:val="left"/>
      <w:pPr>
        <w:ind w:left="4320" w:hanging="360"/>
      </w:pPr>
      <w:rPr>
        <w:rFonts w:ascii="Wingdings" w:hAnsi="Wingdings" w:hint="default"/>
      </w:rPr>
    </w:lvl>
    <w:lvl w:ilvl="6" w:tplc="89ECBDBC">
      <w:start w:val="1"/>
      <w:numFmt w:val="bullet"/>
      <w:lvlText w:val=""/>
      <w:lvlJc w:val="left"/>
      <w:pPr>
        <w:ind w:left="5040" w:hanging="360"/>
      </w:pPr>
      <w:rPr>
        <w:rFonts w:ascii="Symbol" w:hAnsi="Symbol" w:hint="default"/>
      </w:rPr>
    </w:lvl>
    <w:lvl w:ilvl="7" w:tplc="72464930">
      <w:start w:val="1"/>
      <w:numFmt w:val="bullet"/>
      <w:lvlText w:val="o"/>
      <w:lvlJc w:val="left"/>
      <w:pPr>
        <w:ind w:left="5760" w:hanging="360"/>
      </w:pPr>
      <w:rPr>
        <w:rFonts w:ascii="Courier New" w:hAnsi="Courier New" w:hint="default"/>
      </w:rPr>
    </w:lvl>
    <w:lvl w:ilvl="8" w:tplc="2DB4B18A">
      <w:start w:val="1"/>
      <w:numFmt w:val="bullet"/>
      <w:lvlText w:val=""/>
      <w:lvlJc w:val="left"/>
      <w:pPr>
        <w:ind w:left="6480" w:hanging="360"/>
      </w:pPr>
      <w:rPr>
        <w:rFonts w:ascii="Wingdings" w:hAnsi="Wingdings" w:hint="default"/>
      </w:rPr>
    </w:lvl>
  </w:abstractNum>
  <w:abstractNum w:abstractNumId="28" w15:restartNumberingAfterBreak="0">
    <w:nsid w:val="381B706E"/>
    <w:multiLevelType w:val="hybridMultilevel"/>
    <w:tmpl w:val="8D14E004"/>
    <w:lvl w:ilvl="0" w:tplc="AA1A4172">
      <w:start w:val="1"/>
      <w:numFmt w:val="decimal"/>
      <w:lvlText w:val="%1."/>
      <w:lvlJc w:val="left"/>
      <w:pPr>
        <w:ind w:left="720" w:hanging="360"/>
      </w:pPr>
    </w:lvl>
    <w:lvl w:ilvl="1" w:tplc="11123434">
      <w:start w:val="1"/>
      <w:numFmt w:val="lowerLetter"/>
      <w:lvlText w:val="%2."/>
      <w:lvlJc w:val="left"/>
      <w:pPr>
        <w:ind w:left="1440" w:hanging="360"/>
      </w:pPr>
    </w:lvl>
    <w:lvl w:ilvl="2" w:tplc="2AB25A8E">
      <w:start w:val="1"/>
      <w:numFmt w:val="lowerRoman"/>
      <w:lvlText w:val="%3."/>
      <w:lvlJc w:val="right"/>
      <w:pPr>
        <w:ind w:left="2160" w:hanging="180"/>
      </w:pPr>
    </w:lvl>
    <w:lvl w:ilvl="3" w:tplc="52062876">
      <w:start w:val="1"/>
      <w:numFmt w:val="decimal"/>
      <w:lvlText w:val="%4."/>
      <w:lvlJc w:val="left"/>
      <w:pPr>
        <w:ind w:left="2880" w:hanging="360"/>
      </w:pPr>
    </w:lvl>
    <w:lvl w:ilvl="4" w:tplc="934C54A8">
      <w:start w:val="1"/>
      <w:numFmt w:val="lowerLetter"/>
      <w:lvlText w:val="%5."/>
      <w:lvlJc w:val="left"/>
      <w:pPr>
        <w:ind w:left="3600" w:hanging="360"/>
      </w:pPr>
    </w:lvl>
    <w:lvl w:ilvl="5" w:tplc="299A45E6">
      <w:start w:val="1"/>
      <w:numFmt w:val="lowerRoman"/>
      <w:lvlText w:val="%6."/>
      <w:lvlJc w:val="right"/>
      <w:pPr>
        <w:ind w:left="4320" w:hanging="180"/>
      </w:pPr>
    </w:lvl>
    <w:lvl w:ilvl="6" w:tplc="07F8F8CA">
      <w:start w:val="1"/>
      <w:numFmt w:val="decimal"/>
      <w:lvlText w:val="%7."/>
      <w:lvlJc w:val="left"/>
      <w:pPr>
        <w:ind w:left="5040" w:hanging="360"/>
      </w:pPr>
    </w:lvl>
    <w:lvl w:ilvl="7" w:tplc="2876959A">
      <w:start w:val="1"/>
      <w:numFmt w:val="lowerLetter"/>
      <w:lvlText w:val="%8."/>
      <w:lvlJc w:val="left"/>
      <w:pPr>
        <w:ind w:left="5760" w:hanging="360"/>
      </w:pPr>
    </w:lvl>
    <w:lvl w:ilvl="8" w:tplc="A9EC5C50">
      <w:start w:val="1"/>
      <w:numFmt w:val="lowerRoman"/>
      <w:lvlText w:val="%9."/>
      <w:lvlJc w:val="right"/>
      <w:pPr>
        <w:ind w:left="6480" w:hanging="180"/>
      </w:pPr>
    </w:lvl>
  </w:abstractNum>
  <w:abstractNum w:abstractNumId="29" w15:restartNumberingAfterBreak="0">
    <w:nsid w:val="3A3523EC"/>
    <w:multiLevelType w:val="hybridMultilevel"/>
    <w:tmpl w:val="1770947A"/>
    <w:lvl w:ilvl="0" w:tplc="841832B8">
      <w:start w:val="1"/>
      <w:numFmt w:val="decimal"/>
      <w:lvlText w:val="%1."/>
      <w:lvlJc w:val="left"/>
      <w:pPr>
        <w:ind w:left="720" w:hanging="360"/>
      </w:pPr>
    </w:lvl>
    <w:lvl w:ilvl="1" w:tplc="3FF6527A">
      <w:start w:val="1"/>
      <w:numFmt w:val="lowerLetter"/>
      <w:lvlText w:val="%2."/>
      <w:lvlJc w:val="left"/>
      <w:pPr>
        <w:ind w:left="1440" w:hanging="360"/>
      </w:pPr>
    </w:lvl>
    <w:lvl w:ilvl="2" w:tplc="99723FE6">
      <w:start w:val="1"/>
      <w:numFmt w:val="lowerRoman"/>
      <w:lvlText w:val="%3."/>
      <w:lvlJc w:val="right"/>
      <w:pPr>
        <w:ind w:left="2160" w:hanging="180"/>
      </w:pPr>
    </w:lvl>
    <w:lvl w:ilvl="3" w:tplc="A74445C6">
      <w:start w:val="1"/>
      <w:numFmt w:val="decimal"/>
      <w:lvlText w:val="%4."/>
      <w:lvlJc w:val="left"/>
      <w:pPr>
        <w:ind w:left="2880" w:hanging="360"/>
      </w:pPr>
    </w:lvl>
    <w:lvl w:ilvl="4" w:tplc="092669DA">
      <w:start w:val="1"/>
      <w:numFmt w:val="lowerLetter"/>
      <w:lvlText w:val="%5."/>
      <w:lvlJc w:val="left"/>
      <w:pPr>
        <w:ind w:left="3600" w:hanging="360"/>
      </w:pPr>
    </w:lvl>
    <w:lvl w:ilvl="5" w:tplc="3256870E">
      <w:start w:val="1"/>
      <w:numFmt w:val="lowerRoman"/>
      <w:lvlText w:val="%6."/>
      <w:lvlJc w:val="right"/>
      <w:pPr>
        <w:ind w:left="4320" w:hanging="180"/>
      </w:pPr>
    </w:lvl>
    <w:lvl w:ilvl="6" w:tplc="A920BDD8">
      <w:start w:val="1"/>
      <w:numFmt w:val="decimal"/>
      <w:lvlText w:val="%7."/>
      <w:lvlJc w:val="left"/>
      <w:pPr>
        <w:ind w:left="5040" w:hanging="360"/>
      </w:pPr>
    </w:lvl>
    <w:lvl w:ilvl="7" w:tplc="A2F054AC">
      <w:start w:val="1"/>
      <w:numFmt w:val="lowerLetter"/>
      <w:lvlText w:val="%8."/>
      <w:lvlJc w:val="left"/>
      <w:pPr>
        <w:ind w:left="5760" w:hanging="360"/>
      </w:pPr>
    </w:lvl>
    <w:lvl w:ilvl="8" w:tplc="CA1048D0">
      <w:start w:val="1"/>
      <w:numFmt w:val="lowerRoman"/>
      <w:lvlText w:val="%9."/>
      <w:lvlJc w:val="right"/>
      <w:pPr>
        <w:ind w:left="6480" w:hanging="180"/>
      </w:pPr>
    </w:lvl>
  </w:abstractNum>
  <w:abstractNum w:abstractNumId="30" w15:restartNumberingAfterBreak="0">
    <w:nsid w:val="3B2A07B0"/>
    <w:multiLevelType w:val="hybridMultilevel"/>
    <w:tmpl w:val="61E27C72"/>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1" w15:restartNumberingAfterBreak="0">
    <w:nsid w:val="3CD2E103"/>
    <w:multiLevelType w:val="hybridMultilevel"/>
    <w:tmpl w:val="FFFFFFFF"/>
    <w:lvl w:ilvl="0" w:tplc="059A4D84">
      <w:start w:val="1"/>
      <w:numFmt w:val="bullet"/>
      <w:lvlText w:val="·"/>
      <w:lvlJc w:val="left"/>
      <w:pPr>
        <w:ind w:left="720" w:hanging="360"/>
      </w:pPr>
      <w:rPr>
        <w:rFonts w:ascii="Symbol" w:hAnsi="Symbol" w:hint="default"/>
      </w:rPr>
    </w:lvl>
    <w:lvl w:ilvl="1" w:tplc="0F78DEE8">
      <w:start w:val="1"/>
      <w:numFmt w:val="bullet"/>
      <w:lvlText w:val="o"/>
      <w:lvlJc w:val="left"/>
      <w:pPr>
        <w:ind w:left="1440" w:hanging="360"/>
      </w:pPr>
      <w:rPr>
        <w:rFonts w:ascii="Courier New" w:hAnsi="Courier New" w:hint="default"/>
      </w:rPr>
    </w:lvl>
    <w:lvl w:ilvl="2" w:tplc="0C627E7A">
      <w:start w:val="1"/>
      <w:numFmt w:val="bullet"/>
      <w:lvlText w:val=""/>
      <w:lvlJc w:val="left"/>
      <w:pPr>
        <w:ind w:left="2160" w:hanging="360"/>
      </w:pPr>
      <w:rPr>
        <w:rFonts w:ascii="Wingdings" w:hAnsi="Wingdings" w:hint="default"/>
      </w:rPr>
    </w:lvl>
    <w:lvl w:ilvl="3" w:tplc="7B0ACD92">
      <w:start w:val="1"/>
      <w:numFmt w:val="bullet"/>
      <w:lvlText w:val=""/>
      <w:lvlJc w:val="left"/>
      <w:pPr>
        <w:ind w:left="2880" w:hanging="360"/>
      </w:pPr>
      <w:rPr>
        <w:rFonts w:ascii="Symbol" w:hAnsi="Symbol" w:hint="default"/>
      </w:rPr>
    </w:lvl>
    <w:lvl w:ilvl="4" w:tplc="D8BAE1F6">
      <w:start w:val="1"/>
      <w:numFmt w:val="bullet"/>
      <w:lvlText w:val="o"/>
      <w:lvlJc w:val="left"/>
      <w:pPr>
        <w:ind w:left="3600" w:hanging="360"/>
      </w:pPr>
      <w:rPr>
        <w:rFonts w:ascii="Courier New" w:hAnsi="Courier New" w:hint="default"/>
      </w:rPr>
    </w:lvl>
    <w:lvl w:ilvl="5" w:tplc="39828BAA">
      <w:start w:val="1"/>
      <w:numFmt w:val="bullet"/>
      <w:lvlText w:val=""/>
      <w:lvlJc w:val="left"/>
      <w:pPr>
        <w:ind w:left="4320" w:hanging="360"/>
      </w:pPr>
      <w:rPr>
        <w:rFonts w:ascii="Wingdings" w:hAnsi="Wingdings" w:hint="default"/>
      </w:rPr>
    </w:lvl>
    <w:lvl w:ilvl="6" w:tplc="8FFE7E1E">
      <w:start w:val="1"/>
      <w:numFmt w:val="bullet"/>
      <w:lvlText w:val=""/>
      <w:lvlJc w:val="left"/>
      <w:pPr>
        <w:ind w:left="5040" w:hanging="360"/>
      </w:pPr>
      <w:rPr>
        <w:rFonts w:ascii="Symbol" w:hAnsi="Symbol" w:hint="default"/>
      </w:rPr>
    </w:lvl>
    <w:lvl w:ilvl="7" w:tplc="E5C2C0CC">
      <w:start w:val="1"/>
      <w:numFmt w:val="bullet"/>
      <w:lvlText w:val="o"/>
      <w:lvlJc w:val="left"/>
      <w:pPr>
        <w:ind w:left="5760" w:hanging="360"/>
      </w:pPr>
      <w:rPr>
        <w:rFonts w:ascii="Courier New" w:hAnsi="Courier New" w:hint="default"/>
      </w:rPr>
    </w:lvl>
    <w:lvl w:ilvl="8" w:tplc="078A7506">
      <w:start w:val="1"/>
      <w:numFmt w:val="bullet"/>
      <w:lvlText w:val=""/>
      <w:lvlJc w:val="left"/>
      <w:pPr>
        <w:ind w:left="6480" w:hanging="360"/>
      </w:pPr>
      <w:rPr>
        <w:rFonts w:ascii="Wingdings" w:hAnsi="Wingdings" w:hint="default"/>
      </w:rPr>
    </w:lvl>
  </w:abstractNum>
  <w:abstractNum w:abstractNumId="32" w15:restartNumberingAfterBreak="0">
    <w:nsid w:val="3DA98782"/>
    <w:multiLevelType w:val="hybridMultilevel"/>
    <w:tmpl w:val="7A324248"/>
    <w:lvl w:ilvl="0" w:tplc="1B6A35EE">
      <w:start w:val="1"/>
      <w:numFmt w:val="decimal"/>
      <w:lvlText w:val="%1."/>
      <w:lvlJc w:val="left"/>
      <w:pPr>
        <w:ind w:left="720" w:hanging="360"/>
      </w:pPr>
    </w:lvl>
    <w:lvl w:ilvl="1" w:tplc="4FBC398A">
      <w:start w:val="1"/>
      <w:numFmt w:val="lowerLetter"/>
      <w:lvlText w:val="%2."/>
      <w:lvlJc w:val="left"/>
      <w:pPr>
        <w:ind w:left="1440" w:hanging="360"/>
      </w:pPr>
    </w:lvl>
    <w:lvl w:ilvl="2" w:tplc="D6065080">
      <w:start w:val="1"/>
      <w:numFmt w:val="lowerRoman"/>
      <w:lvlText w:val="%3."/>
      <w:lvlJc w:val="right"/>
      <w:pPr>
        <w:ind w:left="2160" w:hanging="180"/>
      </w:pPr>
    </w:lvl>
    <w:lvl w:ilvl="3" w:tplc="9022D6A8">
      <w:start w:val="1"/>
      <w:numFmt w:val="decimal"/>
      <w:lvlText w:val="%4."/>
      <w:lvlJc w:val="left"/>
      <w:pPr>
        <w:ind w:left="2880" w:hanging="360"/>
      </w:pPr>
    </w:lvl>
    <w:lvl w:ilvl="4" w:tplc="6952E288">
      <w:start w:val="1"/>
      <w:numFmt w:val="lowerLetter"/>
      <w:lvlText w:val="%5."/>
      <w:lvlJc w:val="left"/>
      <w:pPr>
        <w:ind w:left="3600" w:hanging="360"/>
      </w:pPr>
    </w:lvl>
    <w:lvl w:ilvl="5" w:tplc="3A0AFC8A">
      <w:start w:val="1"/>
      <w:numFmt w:val="lowerRoman"/>
      <w:lvlText w:val="%6."/>
      <w:lvlJc w:val="right"/>
      <w:pPr>
        <w:ind w:left="4320" w:hanging="180"/>
      </w:pPr>
    </w:lvl>
    <w:lvl w:ilvl="6" w:tplc="FAC28D36">
      <w:start w:val="1"/>
      <w:numFmt w:val="decimal"/>
      <w:lvlText w:val="%7."/>
      <w:lvlJc w:val="left"/>
      <w:pPr>
        <w:ind w:left="5040" w:hanging="360"/>
      </w:pPr>
    </w:lvl>
    <w:lvl w:ilvl="7" w:tplc="D63EC850">
      <w:start w:val="1"/>
      <w:numFmt w:val="lowerLetter"/>
      <w:lvlText w:val="%8."/>
      <w:lvlJc w:val="left"/>
      <w:pPr>
        <w:ind w:left="5760" w:hanging="360"/>
      </w:pPr>
    </w:lvl>
    <w:lvl w:ilvl="8" w:tplc="569CFCA8">
      <w:start w:val="1"/>
      <w:numFmt w:val="lowerRoman"/>
      <w:lvlText w:val="%9."/>
      <w:lvlJc w:val="right"/>
      <w:pPr>
        <w:ind w:left="6480" w:hanging="180"/>
      </w:pPr>
    </w:lvl>
  </w:abstractNum>
  <w:abstractNum w:abstractNumId="33" w15:restartNumberingAfterBreak="0">
    <w:nsid w:val="3DED78D0"/>
    <w:multiLevelType w:val="hybridMultilevel"/>
    <w:tmpl w:val="BB32E210"/>
    <w:lvl w:ilvl="0" w:tplc="60DC2B18">
      <w:start w:val="1"/>
      <w:numFmt w:val="decimal"/>
      <w:lvlText w:val="%1-"/>
      <w:lvlJc w:val="left"/>
      <w:pPr>
        <w:ind w:left="360" w:hanging="360"/>
      </w:pPr>
      <w:rPr>
        <w:rFonts w:hint="default"/>
      </w:rPr>
    </w:lvl>
    <w:lvl w:ilvl="1" w:tplc="0C0C0019" w:tentative="1">
      <w:start w:val="1"/>
      <w:numFmt w:val="lowerLetter"/>
      <w:lvlText w:val="%2."/>
      <w:lvlJc w:val="left"/>
      <w:pPr>
        <w:ind w:left="1222" w:hanging="360"/>
      </w:pPr>
    </w:lvl>
    <w:lvl w:ilvl="2" w:tplc="0C0C001B" w:tentative="1">
      <w:start w:val="1"/>
      <w:numFmt w:val="lowerRoman"/>
      <w:lvlText w:val="%3."/>
      <w:lvlJc w:val="right"/>
      <w:pPr>
        <w:ind w:left="1942" w:hanging="180"/>
      </w:pPr>
    </w:lvl>
    <w:lvl w:ilvl="3" w:tplc="0C0C000F" w:tentative="1">
      <w:start w:val="1"/>
      <w:numFmt w:val="decimal"/>
      <w:lvlText w:val="%4."/>
      <w:lvlJc w:val="left"/>
      <w:pPr>
        <w:ind w:left="2662" w:hanging="360"/>
      </w:pPr>
    </w:lvl>
    <w:lvl w:ilvl="4" w:tplc="0C0C0019" w:tentative="1">
      <w:start w:val="1"/>
      <w:numFmt w:val="lowerLetter"/>
      <w:lvlText w:val="%5."/>
      <w:lvlJc w:val="left"/>
      <w:pPr>
        <w:ind w:left="3382" w:hanging="360"/>
      </w:pPr>
    </w:lvl>
    <w:lvl w:ilvl="5" w:tplc="0C0C001B" w:tentative="1">
      <w:start w:val="1"/>
      <w:numFmt w:val="lowerRoman"/>
      <w:lvlText w:val="%6."/>
      <w:lvlJc w:val="right"/>
      <w:pPr>
        <w:ind w:left="4102" w:hanging="180"/>
      </w:pPr>
    </w:lvl>
    <w:lvl w:ilvl="6" w:tplc="0C0C000F" w:tentative="1">
      <w:start w:val="1"/>
      <w:numFmt w:val="decimal"/>
      <w:lvlText w:val="%7."/>
      <w:lvlJc w:val="left"/>
      <w:pPr>
        <w:ind w:left="4822" w:hanging="360"/>
      </w:pPr>
    </w:lvl>
    <w:lvl w:ilvl="7" w:tplc="0C0C0019" w:tentative="1">
      <w:start w:val="1"/>
      <w:numFmt w:val="lowerLetter"/>
      <w:lvlText w:val="%8."/>
      <w:lvlJc w:val="left"/>
      <w:pPr>
        <w:ind w:left="5542" w:hanging="360"/>
      </w:pPr>
    </w:lvl>
    <w:lvl w:ilvl="8" w:tplc="0C0C001B" w:tentative="1">
      <w:start w:val="1"/>
      <w:numFmt w:val="lowerRoman"/>
      <w:lvlText w:val="%9."/>
      <w:lvlJc w:val="right"/>
      <w:pPr>
        <w:ind w:left="6262" w:hanging="180"/>
      </w:pPr>
    </w:lvl>
  </w:abstractNum>
  <w:abstractNum w:abstractNumId="34" w15:restartNumberingAfterBreak="0">
    <w:nsid w:val="3E3D7E00"/>
    <w:multiLevelType w:val="hybridMultilevel"/>
    <w:tmpl w:val="72EC57CE"/>
    <w:lvl w:ilvl="0" w:tplc="2E327DB8">
      <w:numFmt w:val="bullet"/>
      <w:lvlText w:val="-"/>
      <w:lvlJc w:val="left"/>
      <w:pPr>
        <w:ind w:left="420" w:hanging="360"/>
      </w:pPr>
      <w:rPr>
        <w:rFonts w:ascii="Aptos" w:eastAsiaTheme="minorEastAsia" w:hAnsi="Aptos"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5" w15:restartNumberingAfterBreak="0">
    <w:nsid w:val="3FBB8484"/>
    <w:multiLevelType w:val="hybridMultilevel"/>
    <w:tmpl w:val="FFFFFFFF"/>
    <w:lvl w:ilvl="0" w:tplc="90582B0A">
      <w:start w:val="1"/>
      <w:numFmt w:val="bullet"/>
      <w:lvlText w:val="·"/>
      <w:lvlJc w:val="left"/>
      <w:pPr>
        <w:ind w:left="720" w:hanging="360"/>
      </w:pPr>
      <w:rPr>
        <w:rFonts w:ascii="Symbol" w:hAnsi="Symbol" w:hint="default"/>
      </w:rPr>
    </w:lvl>
    <w:lvl w:ilvl="1" w:tplc="A72CC836">
      <w:start w:val="1"/>
      <w:numFmt w:val="bullet"/>
      <w:lvlText w:val="o"/>
      <w:lvlJc w:val="left"/>
      <w:pPr>
        <w:ind w:left="1440" w:hanging="360"/>
      </w:pPr>
      <w:rPr>
        <w:rFonts w:ascii="Courier New" w:hAnsi="Courier New" w:hint="default"/>
      </w:rPr>
    </w:lvl>
    <w:lvl w:ilvl="2" w:tplc="4C6E6D42">
      <w:start w:val="1"/>
      <w:numFmt w:val="bullet"/>
      <w:lvlText w:val=""/>
      <w:lvlJc w:val="left"/>
      <w:pPr>
        <w:ind w:left="2160" w:hanging="360"/>
      </w:pPr>
      <w:rPr>
        <w:rFonts w:ascii="Wingdings" w:hAnsi="Wingdings" w:hint="default"/>
      </w:rPr>
    </w:lvl>
    <w:lvl w:ilvl="3" w:tplc="F370C3A6">
      <w:start w:val="1"/>
      <w:numFmt w:val="bullet"/>
      <w:lvlText w:val=""/>
      <w:lvlJc w:val="left"/>
      <w:pPr>
        <w:ind w:left="2880" w:hanging="360"/>
      </w:pPr>
      <w:rPr>
        <w:rFonts w:ascii="Symbol" w:hAnsi="Symbol" w:hint="default"/>
      </w:rPr>
    </w:lvl>
    <w:lvl w:ilvl="4" w:tplc="62F02BC8">
      <w:start w:val="1"/>
      <w:numFmt w:val="bullet"/>
      <w:lvlText w:val="o"/>
      <w:lvlJc w:val="left"/>
      <w:pPr>
        <w:ind w:left="3600" w:hanging="360"/>
      </w:pPr>
      <w:rPr>
        <w:rFonts w:ascii="Courier New" w:hAnsi="Courier New" w:hint="default"/>
      </w:rPr>
    </w:lvl>
    <w:lvl w:ilvl="5" w:tplc="F278B012">
      <w:start w:val="1"/>
      <w:numFmt w:val="bullet"/>
      <w:lvlText w:val=""/>
      <w:lvlJc w:val="left"/>
      <w:pPr>
        <w:ind w:left="4320" w:hanging="360"/>
      </w:pPr>
      <w:rPr>
        <w:rFonts w:ascii="Wingdings" w:hAnsi="Wingdings" w:hint="default"/>
      </w:rPr>
    </w:lvl>
    <w:lvl w:ilvl="6" w:tplc="5150F9EE">
      <w:start w:val="1"/>
      <w:numFmt w:val="bullet"/>
      <w:lvlText w:val=""/>
      <w:lvlJc w:val="left"/>
      <w:pPr>
        <w:ind w:left="5040" w:hanging="360"/>
      </w:pPr>
      <w:rPr>
        <w:rFonts w:ascii="Symbol" w:hAnsi="Symbol" w:hint="default"/>
      </w:rPr>
    </w:lvl>
    <w:lvl w:ilvl="7" w:tplc="BEA45128">
      <w:start w:val="1"/>
      <w:numFmt w:val="bullet"/>
      <w:lvlText w:val="o"/>
      <w:lvlJc w:val="left"/>
      <w:pPr>
        <w:ind w:left="5760" w:hanging="360"/>
      </w:pPr>
      <w:rPr>
        <w:rFonts w:ascii="Courier New" w:hAnsi="Courier New" w:hint="default"/>
      </w:rPr>
    </w:lvl>
    <w:lvl w:ilvl="8" w:tplc="0666BAA2">
      <w:start w:val="1"/>
      <w:numFmt w:val="bullet"/>
      <w:lvlText w:val=""/>
      <w:lvlJc w:val="left"/>
      <w:pPr>
        <w:ind w:left="6480" w:hanging="360"/>
      </w:pPr>
      <w:rPr>
        <w:rFonts w:ascii="Wingdings" w:hAnsi="Wingdings" w:hint="default"/>
      </w:rPr>
    </w:lvl>
  </w:abstractNum>
  <w:abstractNum w:abstractNumId="36" w15:restartNumberingAfterBreak="0">
    <w:nsid w:val="402F1E91"/>
    <w:multiLevelType w:val="hybridMultilevel"/>
    <w:tmpl w:val="F0848708"/>
    <w:lvl w:ilvl="0" w:tplc="0C0C000F">
      <w:start w:val="1"/>
      <w:numFmt w:val="decimal"/>
      <w:lvlText w:val="%1."/>
      <w:lvlJc w:val="left"/>
      <w:pPr>
        <w:ind w:left="360" w:hanging="360"/>
      </w:pPr>
    </w:lvl>
    <w:lvl w:ilvl="1" w:tplc="0C0C0019">
      <w:start w:val="1"/>
      <w:numFmt w:val="lowerLetter"/>
      <w:lvlText w:val="%2."/>
      <w:lvlJc w:val="left"/>
      <w:pPr>
        <w:ind w:left="785" w:hanging="360"/>
      </w:pPr>
    </w:lvl>
    <w:lvl w:ilvl="2" w:tplc="0C0C001B">
      <w:start w:val="1"/>
      <w:numFmt w:val="lowerRoman"/>
      <w:lvlText w:val="%3."/>
      <w:lvlJc w:val="right"/>
      <w:pPr>
        <w:ind w:left="1800" w:hanging="180"/>
      </w:pPr>
    </w:lvl>
    <w:lvl w:ilvl="3" w:tplc="0C0C000F">
      <w:start w:val="1"/>
      <w:numFmt w:val="decimal"/>
      <w:lvlText w:val="%4."/>
      <w:lvlJc w:val="left"/>
      <w:pPr>
        <w:ind w:left="2520" w:hanging="360"/>
      </w:pPr>
    </w:lvl>
    <w:lvl w:ilvl="4" w:tplc="0C0C0019">
      <w:start w:val="1"/>
      <w:numFmt w:val="lowerLetter"/>
      <w:lvlText w:val="%5."/>
      <w:lvlJc w:val="left"/>
      <w:pPr>
        <w:ind w:left="3240" w:hanging="360"/>
      </w:pPr>
    </w:lvl>
    <w:lvl w:ilvl="5" w:tplc="0C0C001B">
      <w:start w:val="1"/>
      <w:numFmt w:val="lowerRoman"/>
      <w:lvlText w:val="%6."/>
      <w:lvlJc w:val="right"/>
      <w:pPr>
        <w:ind w:left="3960" w:hanging="180"/>
      </w:pPr>
    </w:lvl>
    <w:lvl w:ilvl="6" w:tplc="0C0C000F">
      <w:start w:val="1"/>
      <w:numFmt w:val="decimal"/>
      <w:lvlText w:val="%7."/>
      <w:lvlJc w:val="left"/>
      <w:pPr>
        <w:ind w:left="4680" w:hanging="360"/>
      </w:pPr>
    </w:lvl>
    <w:lvl w:ilvl="7" w:tplc="0C0C0019">
      <w:start w:val="1"/>
      <w:numFmt w:val="lowerLetter"/>
      <w:lvlText w:val="%8."/>
      <w:lvlJc w:val="left"/>
      <w:pPr>
        <w:ind w:left="5400" w:hanging="360"/>
      </w:pPr>
    </w:lvl>
    <w:lvl w:ilvl="8" w:tplc="0C0C001B">
      <w:start w:val="1"/>
      <w:numFmt w:val="lowerRoman"/>
      <w:lvlText w:val="%9."/>
      <w:lvlJc w:val="right"/>
      <w:pPr>
        <w:ind w:left="6120" w:hanging="180"/>
      </w:pPr>
    </w:lvl>
  </w:abstractNum>
  <w:abstractNum w:abstractNumId="37" w15:restartNumberingAfterBreak="0">
    <w:nsid w:val="4494C27B"/>
    <w:multiLevelType w:val="hybridMultilevel"/>
    <w:tmpl w:val="FFFFFFFF"/>
    <w:lvl w:ilvl="0" w:tplc="4348966E">
      <w:start w:val="1"/>
      <w:numFmt w:val="decimal"/>
      <w:lvlText w:val="%1-"/>
      <w:lvlJc w:val="left"/>
      <w:pPr>
        <w:ind w:left="720" w:hanging="360"/>
      </w:pPr>
    </w:lvl>
    <w:lvl w:ilvl="1" w:tplc="6582AFFE">
      <w:start w:val="1"/>
      <w:numFmt w:val="lowerLetter"/>
      <w:lvlText w:val="%2."/>
      <w:lvlJc w:val="left"/>
      <w:pPr>
        <w:ind w:left="1440" w:hanging="360"/>
      </w:pPr>
    </w:lvl>
    <w:lvl w:ilvl="2" w:tplc="22C66976">
      <w:start w:val="1"/>
      <w:numFmt w:val="lowerRoman"/>
      <w:lvlText w:val="%3."/>
      <w:lvlJc w:val="right"/>
      <w:pPr>
        <w:ind w:left="2160" w:hanging="180"/>
      </w:pPr>
    </w:lvl>
    <w:lvl w:ilvl="3" w:tplc="6914BEE6">
      <w:start w:val="1"/>
      <w:numFmt w:val="decimal"/>
      <w:lvlText w:val="%4."/>
      <w:lvlJc w:val="left"/>
      <w:pPr>
        <w:ind w:left="2880" w:hanging="360"/>
      </w:pPr>
    </w:lvl>
    <w:lvl w:ilvl="4" w:tplc="106EB550">
      <w:start w:val="1"/>
      <w:numFmt w:val="lowerLetter"/>
      <w:lvlText w:val="%5."/>
      <w:lvlJc w:val="left"/>
      <w:pPr>
        <w:ind w:left="3600" w:hanging="360"/>
      </w:pPr>
    </w:lvl>
    <w:lvl w:ilvl="5" w:tplc="4BA8F7B0">
      <w:start w:val="1"/>
      <w:numFmt w:val="lowerRoman"/>
      <w:lvlText w:val="%6."/>
      <w:lvlJc w:val="right"/>
      <w:pPr>
        <w:ind w:left="4320" w:hanging="180"/>
      </w:pPr>
    </w:lvl>
    <w:lvl w:ilvl="6" w:tplc="E2268624">
      <w:start w:val="1"/>
      <w:numFmt w:val="decimal"/>
      <w:lvlText w:val="%7."/>
      <w:lvlJc w:val="left"/>
      <w:pPr>
        <w:ind w:left="5040" w:hanging="360"/>
      </w:pPr>
    </w:lvl>
    <w:lvl w:ilvl="7" w:tplc="B2BECF64">
      <w:start w:val="1"/>
      <w:numFmt w:val="lowerLetter"/>
      <w:lvlText w:val="%8."/>
      <w:lvlJc w:val="left"/>
      <w:pPr>
        <w:ind w:left="5760" w:hanging="360"/>
      </w:pPr>
    </w:lvl>
    <w:lvl w:ilvl="8" w:tplc="C970469C">
      <w:start w:val="1"/>
      <w:numFmt w:val="lowerRoman"/>
      <w:lvlText w:val="%9."/>
      <w:lvlJc w:val="right"/>
      <w:pPr>
        <w:ind w:left="6480" w:hanging="180"/>
      </w:pPr>
    </w:lvl>
  </w:abstractNum>
  <w:abstractNum w:abstractNumId="38" w15:restartNumberingAfterBreak="0">
    <w:nsid w:val="458134B3"/>
    <w:multiLevelType w:val="multilevel"/>
    <w:tmpl w:val="DE9E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2A0649"/>
    <w:multiLevelType w:val="hybridMultilevel"/>
    <w:tmpl w:val="33A49448"/>
    <w:lvl w:ilvl="0" w:tplc="12C6736E">
      <w:start w:val="1"/>
      <w:numFmt w:val="bullet"/>
      <w:lvlText w:val="•"/>
      <w:lvlJc w:val="left"/>
      <w:pPr>
        <w:tabs>
          <w:tab w:val="num" w:pos="720"/>
        </w:tabs>
        <w:ind w:left="720" w:hanging="360"/>
      </w:pPr>
      <w:rPr>
        <w:rFonts w:ascii="Arial" w:hAnsi="Arial" w:hint="default"/>
      </w:rPr>
    </w:lvl>
    <w:lvl w:ilvl="1" w:tplc="1D2216D4">
      <w:numFmt w:val="bullet"/>
      <w:lvlText w:val="•"/>
      <w:lvlJc w:val="left"/>
      <w:pPr>
        <w:tabs>
          <w:tab w:val="num" w:pos="1440"/>
        </w:tabs>
        <w:ind w:left="1440" w:hanging="360"/>
      </w:pPr>
      <w:rPr>
        <w:rFonts w:ascii="Arial" w:hAnsi="Arial" w:hint="default"/>
        <w:lang w:val="fr-CA"/>
      </w:rPr>
    </w:lvl>
    <w:lvl w:ilvl="2" w:tplc="5A087B08" w:tentative="1">
      <w:start w:val="1"/>
      <w:numFmt w:val="bullet"/>
      <w:lvlText w:val="•"/>
      <w:lvlJc w:val="left"/>
      <w:pPr>
        <w:tabs>
          <w:tab w:val="num" w:pos="2160"/>
        </w:tabs>
        <w:ind w:left="2160" w:hanging="360"/>
      </w:pPr>
      <w:rPr>
        <w:rFonts w:ascii="Arial" w:hAnsi="Arial" w:hint="default"/>
      </w:rPr>
    </w:lvl>
    <w:lvl w:ilvl="3" w:tplc="69A0B0C6" w:tentative="1">
      <w:start w:val="1"/>
      <w:numFmt w:val="bullet"/>
      <w:lvlText w:val="•"/>
      <w:lvlJc w:val="left"/>
      <w:pPr>
        <w:tabs>
          <w:tab w:val="num" w:pos="2880"/>
        </w:tabs>
        <w:ind w:left="2880" w:hanging="360"/>
      </w:pPr>
      <w:rPr>
        <w:rFonts w:ascii="Arial" w:hAnsi="Arial" w:hint="default"/>
      </w:rPr>
    </w:lvl>
    <w:lvl w:ilvl="4" w:tplc="11BCA99C" w:tentative="1">
      <w:start w:val="1"/>
      <w:numFmt w:val="bullet"/>
      <w:lvlText w:val="•"/>
      <w:lvlJc w:val="left"/>
      <w:pPr>
        <w:tabs>
          <w:tab w:val="num" w:pos="3600"/>
        </w:tabs>
        <w:ind w:left="3600" w:hanging="360"/>
      </w:pPr>
      <w:rPr>
        <w:rFonts w:ascii="Arial" w:hAnsi="Arial" w:hint="default"/>
      </w:rPr>
    </w:lvl>
    <w:lvl w:ilvl="5" w:tplc="35E03F72" w:tentative="1">
      <w:start w:val="1"/>
      <w:numFmt w:val="bullet"/>
      <w:lvlText w:val="•"/>
      <w:lvlJc w:val="left"/>
      <w:pPr>
        <w:tabs>
          <w:tab w:val="num" w:pos="4320"/>
        </w:tabs>
        <w:ind w:left="4320" w:hanging="360"/>
      </w:pPr>
      <w:rPr>
        <w:rFonts w:ascii="Arial" w:hAnsi="Arial" w:hint="default"/>
      </w:rPr>
    </w:lvl>
    <w:lvl w:ilvl="6" w:tplc="4D227CD8" w:tentative="1">
      <w:start w:val="1"/>
      <w:numFmt w:val="bullet"/>
      <w:lvlText w:val="•"/>
      <w:lvlJc w:val="left"/>
      <w:pPr>
        <w:tabs>
          <w:tab w:val="num" w:pos="5040"/>
        </w:tabs>
        <w:ind w:left="5040" w:hanging="360"/>
      </w:pPr>
      <w:rPr>
        <w:rFonts w:ascii="Arial" w:hAnsi="Arial" w:hint="default"/>
      </w:rPr>
    </w:lvl>
    <w:lvl w:ilvl="7" w:tplc="FF645438" w:tentative="1">
      <w:start w:val="1"/>
      <w:numFmt w:val="bullet"/>
      <w:lvlText w:val="•"/>
      <w:lvlJc w:val="left"/>
      <w:pPr>
        <w:tabs>
          <w:tab w:val="num" w:pos="5760"/>
        </w:tabs>
        <w:ind w:left="5760" w:hanging="360"/>
      </w:pPr>
      <w:rPr>
        <w:rFonts w:ascii="Arial" w:hAnsi="Arial" w:hint="default"/>
      </w:rPr>
    </w:lvl>
    <w:lvl w:ilvl="8" w:tplc="7340D98E"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22945AC"/>
    <w:multiLevelType w:val="hybridMultilevel"/>
    <w:tmpl w:val="2ACE6FEC"/>
    <w:lvl w:ilvl="0" w:tplc="4240E028">
      <w:start w:val="1"/>
      <w:numFmt w:val="bullet"/>
      <w:lvlText w:val="•"/>
      <w:lvlJc w:val="left"/>
      <w:pPr>
        <w:tabs>
          <w:tab w:val="num" w:pos="720"/>
        </w:tabs>
        <w:ind w:left="720" w:hanging="360"/>
      </w:pPr>
      <w:rPr>
        <w:rFonts w:ascii="Arial" w:hAnsi="Arial" w:hint="default"/>
      </w:rPr>
    </w:lvl>
    <w:lvl w:ilvl="1" w:tplc="F904BCF4">
      <w:numFmt w:val="bullet"/>
      <w:lvlText w:val="•"/>
      <w:lvlJc w:val="left"/>
      <w:pPr>
        <w:tabs>
          <w:tab w:val="num" w:pos="1440"/>
        </w:tabs>
        <w:ind w:left="1440" w:hanging="360"/>
      </w:pPr>
      <w:rPr>
        <w:rFonts w:ascii="Arial" w:hAnsi="Arial" w:hint="default"/>
      </w:rPr>
    </w:lvl>
    <w:lvl w:ilvl="2" w:tplc="832CA02A">
      <w:numFmt w:val="bullet"/>
      <w:lvlText w:val="•"/>
      <w:lvlJc w:val="left"/>
      <w:pPr>
        <w:tabs>
          <w:tab w:val="num" w:pos="2160"/>
        </w:tabs>
        <w:ind w:left="2160" w:hanging="360"/>
      </w:pPr>
      <w:rPr>
        <w:rFonts w:ascii="Arial" w:hAnsi="Arial" w:hint="default"/>
      </w:rPr>
    </w:lvl>
    <w:lvl w:ilvl="3" w:tplc="ECF03AB0" w:tentative="1">
      <w:start w:val="1"/>
      <w:numFmt w:val="bullet"/>
      <w:lvlText w:val="•"/>
      <w:lvlJc w:val="left"/>
      <w:pPr>
        <w:tabs>
          <w:tab w:val="num" w:pos="2880"/>
        </w:tabs>
        <w:ind w:left="2880" w:hanging="360"/>
      </w:pPr>
      <w:rPr>
        <w:rFonts w:ascii="Arial" w:hAnsi="Arial" w:hint="default"/>
      </w:rPr>
    </w:lvl>
    <w:lvl w:ilvl="4" w:tplc="E1CE21F6" w:tentative="1">
      <w:start w:val="1"/>
      <w:numFmt w:val="bullet"/>
      <w:lvlText w:val="•"/>
      <w:lvlJc w:val="left"/>
      <w:pPr>
        <w:tabs>
          <w:tab w:val="num" w:pos="3600"/>
        </w:tabs>
        <w:ind w:left="3600" w:hanging="360"/>
      </w:pPr>
      <w:rPr>
        <w:rFonts w:ascii="Arial" w:hAnsi="Arial" w:hint="default"/>
      </w:rPr>
    </w:lvl>
    <w:lvl w:ilvl="5" w:tplc="4E1849CE" w:tentative="1">
      <w:start w:val="1"/>
      <w:numFmt w:val="bullet"/>
      <w:lvlText w:val="•"/>
      <w:lvlJc w:val="left"/>
      <w:pPr>
        <w:tabs>
          <w:tab w:val="num" w:pos="4320"/>
        </w:tabs>
        <w:ind w:left="4320" w:hanging="360"/>
      </w:pPr>
      <w:rPr>
        <w:rFonts w:ascii="Arial" w:hAnsi="Arial" w:hint="default"/>
      </w:rPr>
    </w:lvl>
    <w:lvl w:ilvl="6" w:tplc="CA3E6BE4" w:tentative="1">
      <w:start w:val="1"/>
      <w:numFmt w:val="bullet"/>
      <w:lvlText w:val="•"/>
      <w:lvlJc w:val="left"/>
      <w:pPr>
        <w:tabs>
          <w:tab w:val="num" w:pos="5040"/>
        </w:tabs>
        <w:ind w:left="5040" w:hanging="360"/>
      </w:pPr>
      <w:rPr>
        <w:rFonts w:ascii="Arial" w:hAnsi="Arial" w:hint="default"/>
      </w:rPr>
    </w:lvl>
    <w:lvl w:ilvl="7" w:tplc="887ED59E" w:tentative="1">
      <w:start w:val="1"/>
      <w:numFmt w:val="bullet"/>
      <w:lvlText w:val="•"/>
      <w:lvlJc w:val="left"/>
      <w:pPr>
        <w:tabs>
          <w:tab w:val="num" w:pos="5760"/>
        </w:tabs>
        <w:ind w:left="5760" w:hanging="360"/>
      </w:pPr>
      <w:rPr>
        <w:rFonts w:ascii="Arial" w:hAnsi="Arial" w:hint="default"/>
      </w:rPr>
    </w:lvl>
    <w:lvl w:ilvl="8" w:tplc="C2445C52"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52362EA1"/>
    <w:multiLevelType w:val="multilevel"/>
    <w:tmpl w:val="493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2BB3D9"/>
    <w:multiLevelType w:val="hybridMultilevel"/>
    <w:tmpl w:val="F6941CDC"/>
    <w:lvl w:ilvl="0" w:tplc="71C8A804">
      <w:start w:val="1"/>
      <w:numFmt w:val="decimal"/>
      <w:lvlText w:val="%1."/>
      <w:lvlJc w:val="left"/>
      <w:pPr>
        <w:ind w:left="720" w:hanging="360"/>
      </w:pPr>
    </w:lvl>
    <w:lvl w:ilvl="1" w:tplc="1E924BA2">
      <w:start w:val="1"/>
      <w:numFmt w:val="lowerLetter"/>
      <w:lvlText w:val="%2."/>
      <w:lvlJc w:val="left"/>
      <w:pPr>
        <w:ind w:left="1440" w:hanging="360"/>
      </w:pPr>
    </w:lvl>
    <w:lvl w:ilvl="2" w:tplc="F94C5DF2">
      <w:start w:val="1"/>
      <w:numFmt w:val="lowerRoman"/>
      <w:lvlText w:val="%3."/>
      <w:lvlJc w:val="right"/>
      <w:pPr>
        <w:ind w:left="2160" w:hanging="180"/>
      </w:pPr>
    </w:lvl>
    <w:lvl w:ilvl="3" w:tplc="A7E8EC4A">
      <w:start w:val="1"/>
      <w:numFmt w:val="decimal"/>
      <w:lvlText w:val="%4."/>
      <w:lvlJc w:val="left"/>
      <w:pPr>
        <w:ind w:left="2880" w:hanging="360"/>
      </w:pPr>
    </w:lvl>
    <w:lvl w:ilvl="4" w:tplc="56CAFB00">
      <w:start w:val="1"/>
      <w:numFmt w:val="lowerLetter"/>
      <w:lvlText w:val="%5."/>
      <w:lvlJc w:val="left"/>
      <w:pPr>
        <w:ind w:left="3600" w:hanging="360"/>
      </w:pPr>
    </w:lvl>
    <w:lvl w:ilvl="5" w:tplc="C14E5734">
      <w:start w:val="1"/>
      <w:numFmt w:val="lowerRoman"/>
      <w:lvlText w:val="%6."/>
      <w:lvlJc w:val="right"/>
      <w:pPr>
        <w:ind w:left="4320" w:hanging="180"/>
      </w:pPr>
    </w:lvl>
    <w:lvl w:ilvl="6" w:tplc="E18C5B62">
      <w:start w:val="1"/>
      <w:numFmt w:val="decimal"/>
      <w:lvlText w:val="%7."/>
      <w:lvlJc w:val="left"/>
      <w:pPr>
        <w:ind w:left="5040" w:hanging="360"/>
      </w:pPr>
    </w:lvl>
    <w:lvl w:ilvl="7" w:tplc="2D7AEE18">
      <w:start w:val="1"/>
      <w:numFmt w:val="lowerLetter"/>
      <w:lvlText w:val="%8."/>
      <w:lvlJc w:val="left"/>
      <w:pPr>
        <w:ind w:left="5760" w:hanging="360"/>
      </w:pPr>
    </w:lvl>
    <w:lvl w:ilvl="8" w:tplc="94F88B7C">
      <w:start w:val="1"/>
      <w:numFmt w:val="lowerRoman"/>
      <w:lvlText w:val="%9."/>
      <w:lvlJc w:val="right"/>
      <w:pPr>
        <w:ind w:left="6480" w:hanging="180"/>
      </w:pPr>
    </w:lvl>
  </w:abstractNum>
  <w:abstractNum w:abstractNumId="43" w15:restartNumberingAfterBreak="0">
    <w:nsid w:val="61F24FC4"/>
    <w:multiLevelType w:val="hybridMultilevel"/>
    <w:tmpl w:val="C396DA12"/>
    <w:lvl w:ilvl="0" w:tplc="670218F8">
      <w:start w:val="1"/>
      <w:numFmt w:val="bullet"/>
      <w:lvlText w:val="•"/>
      <w:lvlJc w:val="left"/>
      <w:pPr>
        <w:tabs>
          <w:tab w:val="num" w:pos="720"/>
        </w:tabs>
        <w:ind w:left="720" w:hanging="360"/>
      </w:pPr>
      <w:rPr>
        <w:rFonts w:ascii="Arial" w:hAnsi="Arial" w:hint="default"/>
      </w:rPr>
    </w:lvl>
    <w:lvl w:ilvl="1" w:tplc="4B1CF59E">
      <w:numFmt w:val="bullet"/>
      <w:lvlText w:val="•"/>
      <w:lvlJc w:val="left"/>
      <w:pPr>
        <w:tabs>
          <w:tab w:val="num" w:pos="1440"/>
        </w:tabs>
        <w:ind w:left="1440" w:hanging="360"/>
      </w:pPr>
      <w:rPr>
        <w:rFonts w:ascii="Arial" w:hAnsi="Arial" w:hint="default"/>
      </w:rPr>
    </w:lvl>
    <w:lvl w:ilvl="2" w:tplc="64267264" w:tentative="1">
      <w:start w:val="1"/>
      <w:numFmt w:val="bullet"/>
      <w:lvlText w:val="•"/>
      <w:lvlJc w:val="left"/>
      <w:pPr>
        <w:tabs>
          <w:tab w:val="num" w:pos="2160"/>
        </w:tabs>
        <w:ind w:left="2160" w:hanging="360"/>
      </w:pPr>
      <w:rPr>
        <w:rFonts w:ascii="Arial" w:hAnsi="Arial" w:hint="default"/>
      </w:rPr>
    </w:lvl>
    <w:lvl w:ilvl="3" w:tplc="FA60D6FE" w:tentative="1">
      <w:start w:val="1"/>
      <w:numFmt w:val="bullet"/>
      <w:lvlText w:val="•"/>
      <w:lvlJc w:val="left"/>
      <w:pPr>
        <w:tabs>
          <w:tab w:val="num" w:pos="2880"/>
        </w:tabs>
        <w:ind w:left="2880" w:hanging="360"/>
      </w:pPr>
      <w:rPr>
        <w:rFonts w:ascii="Arial" w:hAnsi="Arial" w:hint="default"/>
      </w:rPr>
    </w:lvl>
    <w:lvl w:ilvl="4" w:tplc="87E25C14" w:tentative="1">
      <w:start w:val="1"/>
      <w:numFmt w:val="bullet"/>
      <w:lvlText w:val="•"/>
      <w:lvlJc w:val="left"/>
      <w:pPr>
        <w:tabs>
          <w:tab w:val="num" w:pos="3600"/>
        </w:tabs>
        <w:ind w:left="3600" w:hanging="360"/>
      </w:pPr>
      <w:rPr>
        <w:rFonts w:ascii="Arial" w:hAnsi="Arial" w:hint="default"/>
      </w:rPr>
    </w:lvl>
    <w:lvl w:ilvl="5" w:tplc="DFDA3124" w:tentative="1">
      <w:start w:val="1"/>
      <w:numFmt w:val="bullet"/>
      <w:lvlText w:val="•"/>
      <w:lvlJc w:val="left"/>
      <w:pPr>
        <w:tabs>
          <w:tab w:val="num" w:pos="4320"/>
        </w:tabs>
        <w:ind w:left="4320" w:hanging="360"/>
      </w:pPr>
      <w:rPr>
        <w:rFonts w:ascii="Arial" w:hAnsi="Arial" w:hint="default"/>
      </w:rPr>
    </w:lvl>
    <w:lvl w:ilvl="6" w:tplc="A19C5B36" w:tentative="1">
      <w:start w:val="1"/>
      <w:numFmt w:val="bullet"/>
      <w:lvlText w:val="•"/>
      <w:lvlJc w:val="left"/>
      <w:pPr>
        <w:tabs>
          <w:tab w:val="num" w:pos="5040"/>
        </w:tabs>
        <w:ind w:left="5040" w:hanging="360"/>
      </w:pPr>
      <w:rPr>
        <w:rFonts w:ascii="Arial" w:hAnsi="Arial" w:hint="default"/>
      </w:rPr>
    </w:lvl>
    <w:lvl w:ilvl="7" w:tplc="B9DCE0F0" w:tentative="1">
      <w:start w:val="1"/>
      <w:numFmt w:val="bullet"/>
      <w:lvlText w:val="•"/>
      <w:lvlJc w:val="left"/>
      <w:pPr>
        <w:tabs>
          <w:tab w:val="num" w:pos="5760"/>
        </w:tabs>
        <w:ind w:left="5760" w:hanging="360"/>
      </w:pPr>
      <w:rPr>
        <w:rFonts w:ascii="Arial" w:hAnsi="Arial" w:hint="default"/>
      </w:rPr>
    </w:lvl>
    <w:lvl w:ilvl="8" w:tplc="EA6E02C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25B6FF6"/>
    <w:multiLevelType w:val="hybridMultilevel"/>
    <w:tmpl w:val="40F6A184"/>
    <w:lvl w:ilvl="0" w:tplc="E64ECB46">
      <w:start w:val="1"/>
      <w:numFmt w:val="decimal"/>
      <w:lvlText w:val="%1."/>
      <w:lvlJc w:val="left"/>
      <w:pPr>
        <w:ind w:left="720" w:hanging="360"/>
      </w:pPr>
    </w:lvl>
    <w:lvl w:ilvl="1" w:tplc="BB146AC8">
      <w:start w:val="2"/>
      <w:numFmt w:val="lowerLetter"/>
      <w:lvlText w:val="%2."/>
      <w:lvlJc w:val="left"/>
      <w:pPr>
        <w:ind w:left="1440" w:hanging="360"/>
      </w:pPr>
    </w:lvl>
    <w:lvl w:ilvl="2" w:tplc="F894004E">
      <w:start w:val="1"/>
      <w:numFmt w:val="lowerRoman"/>
      <w:lvlText w:val="%3."/>
      <w:lvlJc w:val="right"/>
      <w:pPr>
        <w:ind w:left="2160" w:hanging="180"/>
      </w:pPr>
    </w:lvl>
    <w:lvl w:ilvl="3" w:tplc="247893EC">
      <w:start w:val="1"/>
      <w:numFmt w:val="decimal"/>
      <w:lvlText w:val="%4."/>
      <w:lvlJc w:val="left"/>
      <w:pPr>
        <w:ind w:left="2880" w:hanging="360"/>
      </w:pPr>
    </w:lvl>
    <w:lvl w:ilvl="4" w:tplc="6A166F82">
      <w:start w:val="1"/>
      <w:numFmt w:val="lowerLetter"/>
      <w:lvlText w:val="%5."/>
      <w:lvlJc w:val="left"/>
      <w:pPr>
        <w:ind w:left="3600" w:hanging="360"/>
      </w:pPr>
    </w:lvl>
    <w:lvl w:ilvl="5" w:tplc="553AE1BE">
      <w:start w:val="1"/>
      <w:numFmt w:val="lowerRoman"/>
      <w:lvlText w:val="%6."/>
      <w:lvlJc w:val="right"/>
      <w:pPr>
        <w:ind w:left="4320" w:hanging="180"/>
      </w:pPr>
    </w:lvl>
    <w:lvl w:ilvl="6" w:tplc="CA909094">
      <w:start w:val="1"/>
      <w:numFmt w:val="decimal"/>
      <w:lvlText w:val="%7."/>
      <w:lvlJc w:val="left"/>
      <w:pPr>
        <w:ind w:left="5040" w:hanging="360"/>
      </w:pPr>
    </w:lvl>
    <w:lvl w:ilvl="7" w:tplc="0C624C1C">
      <w:start w:val="1"/>
      <w:numFmt w:val="lowerLetter"/>
      <w:lvlText w:val="%8."/>
      <w:lvlJc w:val="left"/>
      <w:pPr>
        <w:ind w:left="5760" w:hanging="360"/>
      </w:pPr>
    </w:lvl>
    <w:lvl w:ilvl="8" w:tplc="4F340C54">
      <w:start w:val="1"/>
      <w:numFmt w:val="lowerRoman"/>
      <w:lvlText w:val="%9."/>
      <w:lvlJc w:val="right"/>
      <w:pPr>
        <w:ind w:left="6480" w:hanging="180"/>
      </w:pPr>
    </w:lvl>
  </w:abstractNum>
  <w:abstractNum w:abstractNumId="45" w15:restartNumberingAfterBreak="0">
    <w:nsid w:val="67FF9983"/>
    <w:multiLevelType w:val="hybridMultilevel"/>
    <w:tmpl w:val="E00CAC0A"/>
    <w:lvl w:ilvl="0" w:tplc="B1A211DE">
      <w:start w:val="1"/>
      <w:numFmt w:val="decimal"/>
      <w:lvlText w:val="%1."/>
      <w:lvlJc w:val="left"/>
      <w:pPr>
        <w:ind w:left="720" w:hanging="360"/>
      </w:pPr>
    </w:lvl>
    <w:lvl w:ilvl="1" w:tplc="B91048B4">
      <w:start w:val="1"/>
      <w:numFmt w:val="lowerLetter"/>
      <w:lvlText w:val="%2."/>
      <w:lvlJc w:val="left"/>
      <w:pPr>
        <w:ind w:left="1440" w:hanging="360"/>
      </w:pPr>
    </w:lvl>
    <w:lvl w:ilvl="2" w:tplc="734CBAF0">
      <w:start w:val="1"/>
      <w:numFmt w:val="lowerRoman"/>
      <w:lvlText w:val="%3."/>
      <w:lvlJc w:val="right"/>
      <w:pPr>
        <w:ind w:left="2160" w:hanging="180"/>
      </w:pPr>
    </w:lvl>
    <w:lvl w:ilvl="3" w:tplc="FA08A622">
      <w:start w:val="1"/>
      <w:numFmt w:val="decimal"/>
      <w:lvlText w:val="%4."/>
      <w:lvlJc w:val="left"/>
      <w:pPr>
        <w:ind w:left="2880" w:hanging="360"/>
      </w:pPr>
    </w:lvl>
    <w:lvl w:ilvl="4" w:tplc="F81006B6">
      <w:start w:val="1"/>
      <w:numFmt w:val="lowerLetter"/>
      <w:lvlText w:val="%5."/>
      <w:lvlJc w:val="left"/>
      <w:pPr>
        <w:ind w:left="3600" w:hanging="360"/>
      </w:pPr>
    </w:lvl>
    <w:lvl w:ilvl="5" w:tplc="BBCC16B0">
      <w:start w:val="1"/>
      <w:numFmt w:val="lowerRoman"/>
      <w:lvlText w:val="%6."/>
      <w:lvlJc w:val="right"/>
      <w:pPr>
        <w:ind w:left="4320" w:hanging="180"/>
      </w:pPr>
    </w:lvl>
    <w:lvl w:ilvl="6" w:tplc="DEE0C6E4">
      <w:start w:val="1"/>
      <w:numFmt w:val="decimal"/>
      <w:lvlText w:val="%7."/>
      <w:lvlJc w:val="left"/>
      <w:pPr>
        <w:ind w:left="5040" w:hanging="360"/>
      </w:pPr>
    </w:lvl>
    <w:lvl w:ilvl="7" w:tplc="9EE2D42C">
      <w:start w:val="1"/>
      <w:numFmt w:val="lowerLetter"/>
      <w:lvlText w:val="%8."/>
      <w:lvlJc w:val="left"/>
      <w:pPr>
        <w:ind w:left="5760" w:hanging="360"/>
      </w:pPr>
    </w:lvl>
    <w:lvl w:ilvl="8" w:tplc="32322C08">
      <w:start w:val="1"/>
      <w:numFmt w:val="lowerRoman"/>
      <w:lvlText w:val="%9."/>
      <w:lvlJc w:val="right"/>
      <w:pPr>
        <w:ind w:left="6480" w:hanging="180"/>
      </w:pPr>
    </w:lvl>
  </w:abstractNum>
  <w:abstractNum w:abstractNumId="46" w15:restartNumberingAfterBreak="0">
    <w:nsid w:val="6990F46F"/>
    <w:multiLevelType w:val="hybridMultilevel"/>
    <w:tmpl w:val="F888420A"/>
    <w:lvl w:ilvl="0" w:tplc="0DC0C67E">
      <w:start w:val="1"/>
      <w:numFmt w:val="decimal"/>
      <w:lvlText w:val="%1."/>
      <w:lvlJc w:val="left"/>
      <w:pPr>
        <w:ind w:left="720" w:hanging="360"/>
      </w:pPr>
    </w:lvl>
    <w:lvl w:ilvl="1" w:tplc="7FB847F6">
      <w:start w:val="1"/>
      <w:numFmt w:val="lowerLetter"/>
      <w:lvlText w:val="%2."/>
      <w:lvlJc w:val="left"/>
      <w:pPr>
        <w:ind w:left="1440" w:hanging="360"/>
      </w:pPr>
    </w:lvl>
    <w:lvl w:ilvl="2" w:tplc="11DCAC42">
      <w:start w:val="1"/>
      <w:numFmt w:val="lowerRoman"/>
      <w:lvlText w:val="%3."/>
      <w:lvlJc w:val="right"/>
      <w:pPr>
        <w:ind w:left="2160" w:hanging="180"/>
      </w:pPr>
    </w:lvl>
    <w:lvl w:ilvl="3" w:tplc="CADE5B68">
      <w:start w:val="1"/>
      <w:numFmt w:val="decimal"/>
      <w:lvlText w:val="%4."/>
      <w:lvlJc w:val="left"/>
      <w:pPr>
        <w:ind w:left="2880" w:hanging="360"/>
      </w:pPr>
    </w:lvl>
    <w:lvl w:ilvl="4" w:tplc="FE6AECB6">
      <w:start w:val="1"/>
      <w:numFmt w:val="lowerLetter"/>
      <w:lvlText w:val="%5."/>
      <w:lvlJc w:val="left"/>
      <w:pPr>
        <w:ind w:left="3600" w:hanging="360"/>
      </w:pPr>
    </w:lvl>
    <w:lvl w:ilvl="5" w:tplc="B226FAC0">
      <w:start w:val="1"/>
      <w:numFmt w:val="lowerRoman"/>
      <w:lvlText w:val="%6."/>
      <w:lvlJc w:val="right"/>
      <w:pPr>
        <w:ind w:left="4320" w:hanging="180"/>
      </w:pPr>
    </w:lvl>
    <w:lvl w:ilvl="6" w:tplc="25BE5BDA">
      <w:start w:val="1"/>
      <w:numFmt w:val="decimal"/>
      <w:lvlText w:val="%7."/>
      <w:lvlJc w:val="left"/>
      <w:pPr>
        <w:ind w:left="5040" w:hanging="360"/>
      </w:pPr>
    </w:lvl>
    <w:lvl w:ilvl="7" w:tplc="12A20F1A">
      <w:start w:val="1"/>
      <w:numFmt w:val="lowerLetter"/>
      <w:lvlText w:val="%8."/>
      <w:lvlJc w:val="left"/>
      <w:pPr>
        <w:ind w:left="5760" w:hanging="360"/>
      </w:pPr>
    </w:lvl>
    <w:lvl w:ilvl="8" w:tplc="CC4E6320">
      <w:start w:val="1"/>
      <w:numFmt w:val="lowerRoman"/>
      <w:lvlText w:val="%9."/>
      <w:lvlJc w:val="right"/>
      <w:pPr>
        <w:ind w:left="6480" w:hanging="180"/>
      </w:pPr>
    </w:lvl>
  </w:abstractNum>
  <w:abstractNum w:abstractNumId="47" w15:restartNumberingAfterBreak="0">
    <w:nsid w:val="6B62DC76"/>
    <w:multiLevelType w:val="hybridMultilevel"/>
    <w:tmpl w:val="FFFFFFFF"/>
    <w:lvl w:ilvl="0" w:tplc="CEBA2FAC">
      <w:start w:val="1"/>
      <w:numFmt w:val="bullet"/>
      <w:lvlText w:val="·"/>
      <w:lvlJc w:val="left"/>
      <w:pPr>
        <w:ind w:left="720" w:hanging="360"/>
      </w:pPr>
      <w:rPr>
        <w:rFonts w:ascii="Symbol" w:hAnsi="Symbol" w:hint="default"/>
      </w:rPr>
    </w:lvl>
    <w:lvl w:ilvl="1" w:tplc="2240447C">
      <w:start w:val="1"/>
      <w:numFmt w:val="bullet"/>
      <w:lvlText w:val="o"/>
      <w:lvlJc w:val="left"/>
      <w:pPr>
        <w:ind w:left="1440" w:hanging="360"/>
      </w:pPr>
      <w:rPr>
        <w:rFonts w:ascii="Courier New" w:hAnsi="Courier New" w:hint="default"/>
      </w:rPr>
    </w:lvl>
    <w:lvl w:ilvl="2" w:tplc="A01CB8F8">
      <w:start w:val="1"/>
      <w:numFmt w:val="bullet"/>
      <w:lvlText w:val=""/>
      <w:lvlJc w:val="left"/>
      <w:pPr>
        <w:ind w:left="2160" w:hanging="360"/>
      </w:pPr>
      <w:rPr>
        <w:rFonts w:ascii="Wingdings" w:hAnsi="Wingdings" w:hint="default"/>
      </w:rPr>
    </w:lvl>
    <w:lvl w:ilvl="3" w:tplc="91CE1F64">
      <w:start w:val="1"/>
      <w:numFmt w:val="bullet"/>
      <w:lvlText w:val=""/>
      <w:lvlJc w:val="left"/>
      <w:pPr>
        <w:ind w:left="2880" w:hanging="360"/>
      </w:pPr>
      <w:rPr>
        <w:rFonts w:ascii="Symbol" w:hAnsi="Symbol" w:hint="default"/>
      </w:rPr>
    </w:lvl>
    <w:lvl w:ilvl="4" w:tplc="AC9A3A52">
      <w:start w:val="1"/>
      <w:numFmt w:val="bullet"/>
      <w:lvlText w:val="o"/>
      <w:lvlJc w:val="left"/>
      <w:pPr>
        <w:ind w:left="3600" w:hanging="360"/>
      </w:pPr>
      <w:rPr>
        <w:rFonts w:ascii="Courier New" w:hAnsi="Courier New" w:hint="default"/>
      </w:rPr>
    </w:lvl>
    <w:lvl w:ilvl="5" w:tplc="E996E77C">
      <w:start w:val="1"/>
      <w:numFmt w:val="bullet"/>
      <w:lvlText w:val=""/>
      <w:lvlJc w:val="left"/>
      <w:pPr>
        <w:ind w:left="4320" w:hanging="360"/>
      </w:pPr>
      <w:rPr>
        <w:rFonts w:ascii="Wingdings" w:hAnsi="Wingdings" w:hint="default"/>
      </w:rPr>
    </w:lvl>
    <w:lvl w:ilvl="6" w:tplc="FBD6019E">
      <w:start w:val="1"/>
      <w:numFmt w:val="bullet"/>
      <w:lvlText w:val=""/>
      <w:lvlJc w:val="left"/>
      <w:pPr>
        <w:ind w:left="5040" w:hanging="360"/>
      </w:pPr>
      <w:rPr>
        <w:rFonts w:ascii="Symbol" w:hAnsi="Symbol" w:hint="default"/>
      </w:rPr>
    </w:lvl>
    <w:lvl w:ilvl="7" w:tplc="492ECB00">
      <w:start w:val="1"/>
      <w:numFmt w:val="bullet"/>
      <w:lvlText w:val="o"/>
      <w:lvlJc w:val="left"/>
      <w:pPr>
        <w:ind w:left="5760" w:hanging="360"/>
      </w:pPr>
      <w:rPr>
        <w:rFonts w:ascii="Courier New" w:hAnsi="Courier New" w:hint="default"/>
      </w:rPr>
    </w:lvl>
    <w:lvl w:ilvl="8" w:tplc="6CD0DA16">
      <w:start w:val="1"/>
      <w:numFmt w:val="bullet"/>
      <w:lvlText w:val=""/>
      <w:lvlJc w:val="left"/>
      <w:pPr>
        <w:ind w:left="6480" w:hanging="360"/>
      </w:pPr>
      <w:rPr>
        <w:rFonts w:ascii="Wingdings" w:hAnsi="Wingdings" w:hint="default"/>
      </w:rPr>
    </w:lvl>
  </w:abstractNum>
  <w:abstractNum w:abstractNumId="48" w15:restartNumberingAfterBreak="0">
    <w:nsid w:val="6BAA17D7"/>
    <w:multiLevelType w:val="hybridMultilevel"/>
    <w:tmpl w:val="B3FA0EE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9" w15:restartNumberingAfterBreak="0">
    <w:nsid w:val="6CFC4A3D"/>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BF57FF"/>
    <w:multiLevelType w:val="multilevel"/>
    <w:tmpl w:val="3E8A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8ECFF9"/>
    <w:multiLevelType w:val="hybridMultilevel"/>
    <w:tmpl w:val="46FCC5A4"/>
    <w:lvl w:ilvl="0" w:tplc="9942F29E">
      <w:start w:val="1"/>
      <w:numFmt w:val="lowerRoman"/>
      <w:lvlText w:val="%1)"/>
      <w:lvlJc w:val="left"/>
      <w:pPr>
        <w:ind w:left="720" w:hanging="360"/>
      </w:pPr>
    </w:lvl>
    <w:lvl w:ilvl="1" w:tplc="23803470">
      <w:start w:val="1"/>
      <w:numFmt w:val="lowerLetter"/>
      <w:lvlText w:val="%2."/>
      <w:lvlJc w:val="left"/>
      <w:pPr>
        <w:ind w:left="1440" w:hanging="360"/>
      </w:pPr>
    </w:lvl>
    <w:lvl w:ilvl="2" w:tplc="F9A4BDFE">
      <w:start w:val="1"/>
      <w:numFmt w:val="lowerRoman"/>
      <w:lvlText w:val="%3."/>
      <w:lvlJc w:val="right"/>
      <w:pPr>
        <w:ind w:left="2160" w:hanging="180"/>
      </w:pPr>
    </w:lvl>
    <w:lvl w:ilvl="3" w:tplc="55FC130C">
      <w:start w:val="1"/>
      <w:numFmt w:val="decimal"/>
      <w:lvlText w:val="%4."/>
      <w:lvlJc w:val="left"/>
      <w:pPr>
        <w:ind w:left="2880" w:hanging="360"/>
      </w:pPr>
    </w:lvl>
    <w:lvl w:ilvl="4" w:tplc="2C54F0C4">
      <w:start w:val="1"/>
      <w:numFmt w:val="lowerLetter"/>
      <w:lvlText w:val="%5."/>
      <w:lvlJc w:val="left"/>
      <w:pPr>
        <w:ind w:left="3600" w:hanging="360"/>
      </w:pPr>
    </w:lvl>
    <w:lvl w:ilvl="5" w:tplc="31EA3328">
      <w:start w:val="1"/>
      <w:numFmt w:val="lowerRoman"/>
      <w:lvlText w:val="%6."/>
      <w:lvlJc w:val="right"/>
      <w:pPr>
        <w:ind w:left="4320" w:hanging="180"/>
      </w:pPr>
    </w:lvl>
    <w:lvl w:ilvl="6" w:tplc="D89C89F0">
      <w:start w:val="1"/>
      <w:numFmt w:val="decimal"/>
      <w:lvlText w:val="%7."/>
      <w:lvlJc w:val="left"/>
      <w:pPr>
        <w:ind w:left="5040" w:hanging="360"/>
      </w:pPr>
    </w:lvl>
    <w:lvl w:ilvl="7" w:tplc="65668CCA">
      <w:start w:val="1"/>
      <w:numFmt w:val="lowerLetter"/>
      <w:lvlText w:val="%8."/>
      <w:lvlJc w:val="left"/>
      <w:pPr>
        <w:ind w:left="5760" w:hanging="360"/>
      </w:pPr>
    </w:lvl>
    <w:lvl w:ilvl="8" w:tplc="8E42F384">
      <w:start w:val="1"/>
      <w:numFmt w:val="lowerRoman"/>
      <w:lvlText w:val="%9."/>
      <w:lvlJc w:val="right"/>
      <w:pPr>
        <w:ind w:left="6480" w:hanging="180"/>
      </w:pPr>
    </w:lvl>
  </w:abstractNum>
  <w:abstractNum w:abstractNumId="52" w15:restartNumberingAfterBreak="0">
    <w:nsid w:val="71C2E458"/>
    <w:multiLevelType w:val="hybridMultilevel"/>
    <w:tmpl w:val="E44A9D24"/>
    <w:lvl w:ilvl="0" w:tplc="17325C9C">
      <w:start w:val="1"/>
      <w:numFmt w:val="decimal"/>
      <w:lvlText w:val="%1."/>
      <w:lvlJc w:val="left"/>
      <w:pPr>
        <w:ind w:left="720" w:hanging="360"/>
      </w:pPr>
    </w:lvl>
    <w:lvl w:ilvl="1" w:tplc="3DD69B76">
      <w:start w:val="2"/>
      <w:numFmt w:val="lowerLetter"/>
      <w:lvlText w:val="%2."/>
      <w:lvlJc w:val="left"/>
      <w:pPr>
        <w:ind w:left="1440" w:hanging="360"/>
      </w:pPr>
    </w:lvl>
    <w:lvl w:ilvl="2" w:tplc="77709334">
      <w:start w:val="1"/>
      <w:numFmt w:val="lowerRoman"/>
      <w:lvlText w:val="%3."/>
      <w:lvlJc w:val="right"/>
      <w:pPr>
        <w:ind w:left="2160" w:hanging="180"/>
      </w:pPr>
    </w:lvl>
    <w:lvl w:ilvl="3" w:tplc="D3D65238">
      <w:start w:val="1"/>
      <w:numFmt w:val="decimal"/>
      <w:lvlText w:val="%4."/>
      <w:lvlJc w:val="left"/>
      <w:pPr>
        <w:ind w:left="2880" w:hanging="360"/>
      </w:pPr>
    </w:lvl>
    <w:lvl w:ilvl="4" w:tplc="B03C7A02">
      <w:start w:val="1"/>
      <w:numFmt w:val="lowerLetter"/>
      <w:lvlText w:val="%5."/>
      <w:lvlJc w:val="left"/>
      <w:pPr>
        <w:ind w:left="3600" w:hanging="360"/>
      </w:pPr>
    </w:lvl>
    <w:lvl w:ilvl="5" w:tplc="11D470A0">
      <w:start w:val="1"/>
      <w:numFmt w:val="lowerRoman"/>
      <w:lvlText w:val="%6."/>
      <w:lvlJc w:val="right"/>
      <w:pPr>
        <w:ind w:left="4320" w:hanging="180"/>
      </w:pPr>
    </w:lvl>
    <w:lvl w:ilvl="6" w:tplc="393C3760">
      <w:start w:val="1"/>
      <w:numFmt w:val="decimal"/>
      <w:lvlText w:val="%7."/>
      <w:lvlJc w:val="left"/>
      <w:pPr>
        <w:ind w:left="5040" w:hanging="360"/>
      </w:pPr>
    </w:lvl>
    <w:lvl w:ilvl="7" w:tplc="E70A0058">
      <w:start w:val="1"/>
      <w:numFmt w:val="lowerLetter"/>
      <w:lvlText w:val="%8."/>
      <w:lvlJc w:val="left"/>
      <w:pPr>
        <w:ind w:left="5760" w:hanging="360"/>
      </w:pPr>
    </w:lvl>
    <w:lvl w:ilvl="8" w:tplc="AD66B092">
      <w:start w:val="1"/>
      <w:numFmt w:val="lowerRoman"/>
      <w:lvlText w:val="%9."/>
      <w:lvlJc w:val="right"/>
      <w:pPr>
        <w:ind w:left="6480" w:hanging="180"/>
      </w:pPr>
    </w:lvl>
  </w:abstractNum>
  <w:abstractNum w:abstractNumId="53" w15:restartNumberingAfterBreak="0">
    <w:nsid w:val="744C8398"/>
    <w:multiLevelType w:val="hybridMultilevel"/>
    <w:tmpl w:val="FFFFFFFF"/>
    <w:lvl w:ilvl="0" w:tplc="7E5E7DE4">
      <w:start w:val="1"/>
      <w:numFmt w:val="bullet"/>
      <w:lvlText w:val="·"/>
      <w:lvlJc w:val="left"/>
      <w:pPr>
        <w:ind w:left="720" w:hanging="360"/>
      </w:pPr>
      <w:rPr>
        <w:rFonts w:ascii="Symbol" w:hAnsi="Symbol" w:hint="default"/>
      </w:rPr>
    </w:lvl>
    <w:lvl w:ilvl="1" w:tplc="2668B81C">
      <w:start w:val="1"/>
      <w:numFmt w:val="bullet"/>
      <w:lvlText w:val="o"/>
      <w:lvlJc w:val="left"/>
      <w:pPr>
        <w:ind w:left="1440" w:hanging="360"/>
      </w:pPr>
      <w:rPr>
        <w:rFonts w:ascii="Courier New" w:hAnsi="Courier New" w:hint="default"/>
      </w:rPr>
    </w:lvl>
    <w:lvl w:ilvl="2" w:tplc="92D6B216">
      <w:start w:val="1"/>
      <w:numFmt w:val="bullet"/>
      <w:lvlText w:val=""/>
      <w:lvlJc w:val="left"/>
      <w:pPr>
        <w:ind w:left="2160" w:hanging="360"/>
      </w:pPr>
      <w:rPr>
        <w:rFonts w:ascii="Wingdings" w:hAnsi="Wingdings" w:hint="default"/>
      </w:rPr>
    </w:lvl>
    <w:lvl w:ilvl="3" w:tplc="A91404FE">
      <w:start w:val="1"/>
      <w:numFmt w:val="bullet"/>
      <w:lvlText w:val=""/>
      <w:lvlJc w:val="left"/>
      <w:pPr>
        <w:ind w:left="2880" w:hanging="360"/>
      </w:pPr>
      <w:rPr>
        <w:rFonts w:ascii="Symbol" w:hAnsi="Symbol" w:hint="default"/>
      </w:rPr>
    </w:lvl>
    <w:lvl w:ilvl="4" w:tplc="066A64C6">
      <w:start w:val="1"/>
      <w:numFmt w:val="bullet"/>
      <w:lvlText w:val="o"/>
      <w:lvlJc w:val="left"/>
      <w:pPr>
        <w:ind w:left="3600" w:hanging="360"/>
      </w:pPr>
      <w:rPr>
        <w:rFonts w:ascii="Courier New" w:hAnsi="Courier New" w:hint="default"/>
      </w:rPr>
    </w:lvl>
    <w:lvl w:ilvl="5" w:tplc="7514F6EA">
      <w:start w:val="1"/>
      <w:numFmt w:val="bullet"/>
      <w:lvlText w:val=""/>
      <w:lvlJc w:val="left"/>
      <w:pPr>
        <w:ind w:left="4320" w:hanging="360"/>
      </w:pPr>
      <w:rPr>
        <w:rFonts w:ascii="Wingdings" w:hAnsi="Wingdings" w:hint="default"/>
      </w:rPr>
    </w:lvl>
    <w:lvl w:ilvl="6" w:tplc="1DD86840">
      <w:start w:val="1"/>
      <w:numFmt w:val="bullet"/>
      <w:lvlText w:val=""/>
      <w:lvlJc w:val="left"/>
      <w:pPr>
        <w:ind w:left="5040" w:hanging="360"/>
      </w:pPr>
      <w:rPr>
        <w:rFonts w:ascii="Symbol" w:hAnsi="Symbol" w:hint="default"/>
      </w:rPr>
    </w:lvl>
    <w:lvl w:ilvl="7" w:tplc="F74004BA">
      <w:start w:val="1"/>
      <w:numFmt w:val="bullet"/>
      <w:lvlText w:val="o"/>
      <w:lvlJc w:val="left"/>
      <w:pPr>
        <w:ind w:left="5760" w:hanging="360"/>
      </w:pPr>
      <w:rPr>
        <w:rFonts w:ascii="Courier New" w:hAnsi="Courier New" w:hint="default"/>
      </w:rPr>
    </w:lvl>
    <w:lvl w:ilvl="8" w:tplc="D5D04D1E">
      <w:start w:val="1"/>
      <w:numFmt w:val="bullet"/>
      <w:lvlText w:val=""/>
      <w:lvlJc w:val="left"/>
      <w:pPr>
        <w:ind w:left="6480" w:hanging="360"/>
      </w:pPr>
      <w:rPr>
        <w:rFonts w:ascii="Wingdings" w:hAnsi="Wingdings" w:hint="default"/>
      </w:rPr>
    </w:lvl>
  </w:abstractNum>
  <w:abstractNum w:abstractNumId="54" w15:restartNumberingAfterBreak="0">
    <w:nsid w:val="766B440F"/>
    <w:multiLevelType w:val="multilevel"/>
    <w:tmpl w:val="6080A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5B2299"/>
    <w:multiLevelType w:val="hybridMultilevel"/>
    <w:tmpl w:val="1164A062"/>
    <w:lvl w:ilvl="0" w:tplc="7CDC90E2">
      <w:start w:val="1"/>
      <w:numFmt w:val="bullet"/>
      <w:lvlText w:val="•"/>
      <w:lvlJc w:val="left"/>
      <w:pPr>
        <w:tabs>
          <w:tab w:val="num" w:pos="720"/>
        </w:tabs>
        <w:ind w:left="720" w:hanging="360"/>
      </w:pPr>
      <w:rPr>
        <w:rFonts w:ascii="Arial" w:hAnsi="Arial" w:hint="default"/>
      </w:rPr>
    </w:lvl>
    <w:lvl w:ilvl="1" w:tplc="B316DD46">
      <w:numFmt w:val="bullet"/>
      <w:lvlText w:val="•"/>
      <w:lvlJc w:val="left"/>
      <w:pPr>
        <w:tabs>
          <w:tab w:val="num" w:pos="1440"/>
        </w:tabs>
        <w:ind w:left="1440" w:hanging="360"/>
      </w:pPr>
      <w:rPr>
        <w:rFonts w:ascii="Arial" w:hAnsi="Arial" w:hint="default"/>
      </w:rPr>
    </w:lvl>
    <w:lvl w:ilvl="2" w:tplc="63AA0BFE" w:tentative="1">
      <w:start w:val="1"/>
      <w:numFmt w:val="bullet"/>
      <w:lvlText w:val="•"/>
      <w:lvlJc w:val="left"/>
      <w:pPr>
        <w:tabs>
          <w:tab w:val="num" w:pos="2160"/>
        </w:tabs>
        <w:ind w:left="2160" w:hanging="360"/>
      </w:pPr>
      <w:rPr>
        <w:rFonts w:ascii="Arial" w:hAnsi="Arial" w:hint="default"/>
      </w:rPr>
    </w:lvl>
    <w:lvl w:ilvl="3" w:tplc="568EDF82" w:tentative="1">
      <w:start w:val="1"/>
      <w:numFmt w:val="bullet"/>
      <w:lvlText w:val="•"/>
      <w:lvlJc w:val="left"/>
      <w:pPr>
        <w:tabs>
          <w:tab w:val="num" w:pos="2880"/>
        </w:tabs>
        <w:ind w:left="2880" w:hanging="360"/>
      </w:pPr>
      <w:rPr>
        <w:rFonts w:ascii="Arial" w:hAnsi="Arial" w:hint="default"/>
      </w:rPr>
    </w:lvl>
    <w:lvl w:ilvl="4" w:tplc="11CAE786" w:tentative="1">
      <w:start w:val="1"/>
      <w:numFmt w:val="bullet"/>
      <w:lvlText w:val="•"/>
      <w:lvlJc w:val="left"/>
      <w:pPr>
        <w:tabs>
          <w:tab w:val="num" w:pos="3600"/>
        </w:tabs>
        <w:ind w:left="3600" w:hanging="360"/>
      </w:pPr>
      <w:rPr>
        <w:rFonts w:ascii="Arial" w:hAnsi="Arial" w:hint="default"/>
      </w:rPr>
    </w:lvl>
    <w:lvl w:ilvl="5" w:tplc="BB228E86" w:tentative="1">
      <w:start w:val="1"/>
      <w:numFmt w:val="bullet"/>
      <w:lvlText w:val="•"/>
      <w:lvlJc w:val="left"/>
      <w:pPr>
        <w:tabs>
          <w:tab w:val="num" w:pos="4320"/>
        </w:tabs>
        <w:ind w:left="4320" w:hanging="360"/>
      </w:pPr>
      <w:rPr>
        <w:rFonts w:ascii="Arial" w:hAnsi="Arial" w:hint="default"/>
      </w:rPr>
    </w:lvl>
    <w:lvl w:ilvl="6" w:tplc="25E0578E" w:tentative="1">
      <w:start w:val="1"/>
      <w:numFmt w:val="bullet"/>
      <w:lvlText w:val="•"/>
      <w:lvlJc w:val="left"/>
      <w:pPr>
        <w:tabs>
          <w:tab w:val="num" w:pos="5040"/>
        </w:tabs>
        <w:ind w:left="5040" w:hanging="360"/>
      </w:pPr>
      <w:rPr>
        <w:rFonts w:ascii="Arial" w:hAnsi="Arial" w:hint="default"/>
      </w:rPr>
    </w:lvl>
    <w:lvl w:ilvl="7" w:tplc="58D438F8" w:tentative="1">
      <w:start w:val="1"/>
      <w:numFmt w:val="bullet"/>
      <w:lvlText w:val="•"/>
      <w:lvlJc w:val="left"/>
      <w:pPr>
        <w:tabs>
          <w:tab w:val="num" w:pos="5760"/>
        </w:tabs>
        <w:ind w:left="5760" w:hanging="360"/>
      </w:pPr>
      <w:rPr>
        <w:rFonts w:ascii="Arial" w:hAnsi="Arial" w:hint="default"/>
      </w:rPr>
    </w:lvl>
    <w:lvl w:ilvl="8" w:tplc="0486D39E"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7BEDB2EA"/>
    <w:multiLevelType w:val="hybridMultilevel"/>
    <w:tmpl w:val="FFFFFFFF"/>
    <w:lvl w:ilvl="0" w:tplc="ABF4259C">
      <w:start w:val="1"/>
      <w:numFmt w:val="bullet"/>
      <w:lvlText w:val="·"/>
      <w:lvlJc w:val="left"/>
      <w:pPr>
        <w:ind w:left="720" w:hanging="360"/>
      </w:pPr>
      <w:rPr>
        <w:rFonts w:ascii="Symbol" w:hAnsi="Symbol" w:hint="default"/>
      </w:rPr>
    </w:lvl>
    <w:lvl w:ilvl="1" w:tplc="316C654A">
      <w:start w:val="1"/>
      <w:numFmt w:val="bullet"/>
      <w:lvlText w:val="o"/>
      <w:lvlJc w:val="left"/>
      <w:pPr>
        <w:ind w:left="1440" w:hanging="360"/>
      </w:pPr>
      <w:rPr>
        <w:rFonts w:ascii="Courier New" w:hAnsi="Courier New" w:hint="default"/>
      </w:rPr>
    </w:lvl>
    <w:lvl w:ilvl="2" w:tplc="3C2A9BCE">
      <w:start w:val="1"/>
      <w:numFmt w:val="bullet"/>
      <w:lvlText w:val=""/>
      <w:lvlJc w:val="left"/>
      <w:pPr>
        <w:ind w:left="2160" w:hanging="360"/>
      </w:pPr>
      <w:rPr>
        <w:rFonts w:ascii="Wingdings" w:hAnsi="Wingdings" w:hint="default"/>
      </w:rPr>
    </w:lvl>
    <w:lvl w:ilvl="3" w:tplc="B2AC2312">
      <w:start w:val="1"/>
      <w:numFmt w:val="bullet"/>
      <w:lvlText w:val=""/>
      <w:lvlJc w:val="left"/>
      <w:pPr>
        <w:ind w:left="2880" w:hanging="360"/>
      </w:pPr>
      <w:rPr>
        <w:rFonts w:ascii="Symbol" w:hAnsi="Symbol" w:hint="default"/>
      </w:rPr>
    </w:lvl>
    <w:lvl w:ilvl="4" w:tplc="BB008412">
      <w:start w:val="1"/>
      <w:numFmt w:val="bullet"/>
      <w:lvlText w:val="o"/>
      <w:lvlJc w:val="left"/>
      <w:pPr>
        <w:ind w:left="3600" w:hanging="360"/>
      </w:pPr>
      <w:rPr>
        <w:rFonts w:ascii="Courier New" w:hAnsi="Courier New" w:hint="default"/>
      </w:rPr>
    </w:lvl>
    <w:lvl w:ilvl="5" w:tplc="22E64794">
      <w:start w:val="1"/>
      <w:numFmt w:val="bullet"/>
      <w:lvlText w:val=""/>
      <w:lvlJc w:val="left"/>
      <w:pPr>
        <w:ind w:left="4320" w:hanging="360"/>
      </w:pPr>
      <w:rPr>
        <w:rFonts w:ascii="Wingdings" w:hAnsi="Wingdings" w:hint="default"/>
      </w:rPr>
    </w:lvl>
    <w:lvl w:ilvl="6" w:tplc="75C0B09A">
      <w:start w:val="1"/>
      <w:numFmt w:val="bullet"/>
      <w:lvlText w:val=""/>
      <w:lvlJc w:val="left"/>
      <w:pPr>
        <w:ind w:left="5040" w:hanging="360"/>
      </w:pPr>
      <w:rPr>
        <w:rFonts w:ascii="Symbol" w:hAnsi="Symbol" w:hint="default"/>
      </w:rPr>
    </w:lvl>
    <w:lvl w:ilvl="7" w:tplc="7CA65218">
      <w:start w:val="1"/>
      <w:numFmt w:val="bullet"/>
      <w:lvlText w:val="o"/>
      <w:lvlJc w:val="left"/>
      <w:pPr>
        <w:ind w:left="5760" w:hanging="360"/>
      </w:pPr>
      <w:rPr>
        <w:rFonts w:ascii="Courier New" w:hAnsi="Courier New" w:hint="default"/>
      </w:rPr>
    </w:lvl>
    <w:lvl w:ilvl="8" w:tplc="C364771C">
      <w:start w:val="1"/>
      <w:numFmt w:val="bullet"/>
      <w:lvlText w:val=""/>
      <w:lvlJc w:val="left"/>
      <w:pPr>
        <w:ind w:left="6480" w:hanging="360"/>
      </w:pPr>
      <w:rPr>
        <w:rFonts w:ascii="Wingdings" w:hAnsi="Wingdings" w:hint="default"/>
      </w:rPr>
    </w:lvl>
  </w:abstractNum>
  <w:abstractNum w:abstractNumId="57" w15:restartNumberingAfterBreak="0">
    <w:nsid w:val="7CDC51C1"/>
    <w:multiLevelType w:val="multilevel"/>
    <w:tmpl w:val="1FBA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792278">
    <w:abstractNumId w:val="45"/>
  </w:num>
  <w:num w:numId="2" w16cid:durableId="1751661859">
    <w:abstractNumId w:val="23"/>
  </w:num>
  <w:num w:numId="3" w16cid:durableId="929042456">
    <w:abstractNumId w:val="29"/>
  </w:num>
  <w:num w:numId="4" w16cid:durableId="1371691235">
    <w:abstractNumId w:val="32"/>
  </w:num>
  <w:num w:numId="5" w16cid:durableId="1185558526">
    <w:abstractNumId w:val="19"/>
  </w:num>
  <w:num w:numId="6" w16cid:durableId="242110882">
    <w:abstractNumId w:val="42"/>
  </w:num>
  <w:num w:numId="7" w16cid:durableId="1885603455">
    <w:abstractNumId w:val="46"/>
  </w:num>
  <w:num w:numId="8" w16cid:durableId="1965454696">
    <w:abstractNumId w:val="52"/>
  </w:num>
  <w:num w:numId="9" w16cid:durableId="1576745064">
    <w:abstractNumId w:val="5"/>
  </w:num>
  <w:num w:numId="10" w16cid:durableId="242957364">
    <w:abstractNumId w:val="14"/>
  </w:num>
  <w:num w:numId="11" w16cid:durableId="328755600">
    <w:abstractNumId w:val="44"/>
  </w:num>
  <w:num w:numId="12" w16cid:durableId="1572958609">
    <w:abstractNumId w:val="28"/>
  </w:num>
  <w:num w:numId="13" w16cid:durableId="74984128">
    <w:abstractNumId w:val="24"/>
  </w:num>
  <w:num w:numId="14" w16cid:durableId="432557359">
    <w:abstractNumId w:val="51"/>
  </w:num>
  <w:num w:numId="15" w16cid:durableId="1592465503">
    <w:abstractNumId w:val="6"/>
  </w:num>
  <w:num w:numId="16" w16cid:durableId="1196313539">
    <w:abstractNumId w:val="2"/>
  </w:num>
  <w:num w:numId="17" w16cid:durableId="5639100">
    <w:abstractNumId w:val="13"/>
  </w:num>
  <w:num w:numId="18" w16cid:durableId="99688252">
    <w:abstractNumId w:val="12"/>
  </w:num>
  <w:num w:numId="19" w16cid:durableId="160782920">
    <w:abstractNumId w:val="40"/>
  </w:num>
  <w:num w:numId="20" w16cid:durableId="671949705">
    <w:abstractNumId w:val="7"/>
  </w:num>
  <w:num w:numId="21" w16cid:durableId="1969314943">
    <w:abstractNumId w:val="43"/>
  </w:num>
  <w:num w:numId="22" w16cid:durableId="1257908215">
    <w:abstractNumId w:val="39"/>
  </w:num>
  <w:num w:numId="23" w16cid:durableId="1995063223">
    <w:abstractNumId w:val="55"/>
  </w:num>
  <w:num w:numId="24" w16cid:durableId="1428306041">
    <w:abstractNumId w:val="8"/>
  </w:num>
  <w:num w:numId="25" w16cid:durableId="1044330607">
    <w:abstractNumId w:val="30"/>
  </w:num>
  <w:num w:numId="26" w16cid:durableId="1756635607">
    <w:abstractNumId w:val="54"/>
  </w:num>
  <w:num w:numId="27" w16cid:durableId="1507285464">
    <w:abstractNumId w:val="50"/>
  </w:num>
  <w:num w:numId="28" w16cid:durableId="898901350">
    <w:abstractNumId w:val="38"/>
  </w:num>
  <w:num w:numId="29" w16cid:durableId="599263982">
    <w:abstractNumId w:val="41"/>
  </w:num>
  <w:num w:numId="30" w16cid:durableId="2091540749">
    <w:abstractNumId w:val="1"/>
  </w:num>
  <w:num w:numId="31" w16cid:durableId="1187907303">
    <w:abstractNumId w:val="27"/>
  </w:num>
  <w:num w:numId="32" w16cid:durableId="1891770612">
    <w:abstractNumId w:val="20"/>
  </w:num>
  <w:num w:numId="33" w16cid:durableId="404882931">
    <w:abstractNumId w:val="56"/>
  </w:num>
  <w:num w:numId="34" w16cid:durableId="1338533644">
    <w:abstractNumId w:val="26"/>
  </w:num>
  <w:num w:numId="35" w16cid:durableId="575625752">
    <w:abstractNumId w:val="53"/>
  </w:num>
  <w:num w:numId="36" w16cid:durableId="381054108">
    <w:abstractNumId w:val="35"/>
  </w:num>
  <w:num w:numId="37" w16cid:durableId="1634168186">
    <w:abstractNumId w:val="17"/>
  </w:num>
  <w:num w:numId="38" w16cid:durableId="2066830301">
    <w:abstractNumId w:val="31"/>
  </w:num>
  <w:num w:numId="39" w16cid:durableId="988946774">
    <w:abstractNumId w:val="37"/>
  </w:num>
  <w:num w:numId="40" w16cid:durableId="810363702">
    <w:abstractNumId w:val="9"/>
  </w:num>
  <w:num w:numId="41" w16cid:durableId="1211923633">
    <w:abstractNumId w:val="18"/>
  </w:num>
  <w:num w:numId="42" w16cid:durableId="655306198">
    <w:abstractNumId w:val="21"/>
  </w:num>
  <w:num w:numId="43" w16cid:durableId="946808895">
    <w:abstractNumId w:val="47"/>
  </w:num>
  <w:num w:numId="44" w16cid:durableId="1799638296">
    <w:abstractNumId w:val="10"/>
  </w:num>
  <w:num w:numId="45" w16cid:durableId="1221788058">
    <w:abstractNumId w:val="25"/>
  </w:num>
  <w:num w:numId="46" w16cid:durableId="1664510285">
    <w:abstractNumId w:val="4"/>
  </w:num>
  <w:num w:numId="47" w16cid:durableId="188713550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08482176">
    <w:abstractNumId w:val="49"/>
  </w:num>
  <w:num w:numId="49" w16cid:durableId="1813325954">
    <w:abstractNumId w:val="33"/>
  </w:num>
  <w:num w:numId="50" w16cid:durableId="155070766">
    <w:abstractNumId w:val="48"/>
  </w:num>
  <w:num w:numId="51" w16cid:durableId="318192077">
    <w:abstractNumId w:val="16"/>
  </w:num>
  <w:num w:numId="52" w16cid:durableId="2057502738">
    <w:abstractNumId w:val="0"/>
  </w:num>
  <w:num w:numId="53" w16cid:durableId="968169683">
    <w:abstractNumId w:val="34"/>
  </w:num>
  <w:num w:numId="54" w16cid:durableId="408160591">
    <w:abstractNumId w:val="15"/>
  </w:num>
  <w:num w:numId="55" w16cid:durableId="306058240">
    <w:abstractNumId w:val="22"/>
  </w:num>
  <w:num w:numId="56" w16cid:durableId="351153997">
    <w:abstractNumId w:val="11"/>
  </w:num>
  <w:num w:numId="57" w16cid:durableId="1939604415">
    <w:abstractNumId w:val="57"/>
  </w:num>
  <w:num w:numId="58" w16cid:durableId="1988852368">
    <w:abstractNumId w:val="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DAE"/>
    <w:rsid w:val="0000037E"/>
    <w:rsid w:val="00000672"/>
    <w:rsid w:val="00000739"/>
    <w:rsid w:val="000011F0"/>
    <w:rsid w:val="00001894"/>
    <w:rsid w:val="000018FA"/>
    <w:rsid w:val="0000242E"/>
    <w:rsid w:val="000028EA"/>
    <w:rsid w:val="000028F5"/>
    <w:rsid w:val="00002F2D"/>
    <w:rsid w:val="000031C4"/>
    <w:rsid w:val="0000359A"/>
    <w:rsid w:val="000037FA"/>
    <w:rsid w:val="000039C7"/>
    <w:rsid w:val="00004474"/>
    <w:rsid w:val="00004B91"/>
    <w:rsid w:val="00004D1E"/>
    <w:rsid w:val="0000559F"/>
    <w:rsid w:val="000055AD"/>
    <w:rsid w:val="00005955"/>
    <w:rsid w:val="00005AD0"/>
    <w:rsid w:val="0000688F"/>
    <w:rsid w:val="00006900"/>
    <w:rsid w:val="00007BF6"/>
    <w:rsid w:val="00010324"/>
    <w:rsid w:val="00010A82"/>
    <w:rsid w:val="00010CEC"/>
    <w:rsid w:val="000111E1"/>
    <w:rsid w:val="00011845"/>
    <w:rsid w:val="00011F6C"/>
    <w:rsid w:val="00012185"/>
    <w:rsid w:val="0001219C"/>
    <w:rsid w:val="00012352"/>
    <w:rsid w:val="000125BE"/>
    <w:rsid w:val="000126B3"/>
    <w:rsid w:val="0001352D"/>
    <w:rsid w:val="000141D4"/>
    <w:rsid w:val="000142FC"/>
    <w:rsid w:val="00015497"/>
    <w:rsid w:val="000154AF"/>
    <w:rsid w:val="0001612C"/>
    <w:rsid w:val="00016537"/>
    <w:rsid w:val="000176D8"/>
    <w:rsid w:val="00017CD8"/>
    <w:rsid w:val="000200A8"/>
    <w:rsid w:val="00020267"/>
    <w:rsid w:val="00020824"/>
    <w:rsid w:val="0002086D"/>
    <w:rsid w:val="00021A6B"/>
    <w:rsid w:val="00021AAD"/>
    <w:rsid w:val="00021B40"/>
    <w:rsid w:val="00021FA7"/>
    <w:rsid w:val="0002235B"/>
    <w:rsid w:val="00022918"/>
    <w:rsid w:val="00022D03"/>
    <w:rsid w:val="00022F07"/>
    <w:rsid w:val="0002303B"/>
    <w:rsid w:val="00023079"/>
    <w:rsid w:val="00023091"/>
    <w:rsid w:val="0002354E"/>
    <w:rsid w:val="000236CE"/>
    <w:rsid w:val="00023700"/>
    <w:rsid w:val="00024C42"/>
    <w:rsid w:val="0002515E"/>
    <w:rsid w:val="000252D8"/>
    <w:rsid w:val="00025B8A"/>
    <w:rsid w:val="000261E4"/>
    <w:rsid w:val="000267E6"/>
    <w:rsid w:val="00026CFC"/>
    <w:rsid w:val="00027175"/>
    <w:rsid w:val="00030459"/>
    <w:rsid w:val="00030ECF"/>
    <w:rsid w:val="00030FDA"/>
    <w:rsid w:val="000310D8"/>
    <w:rsid w:val="00031D0F"/>
    <w:rsid w:val="000322D0"/>
    <w:rsid w:val="000327C3"/>
    <w:rsid w:val="00033912"/>
    <w:rsid w:val="00035349"/>
    <w:rsid w:val="00035991"/>
    <w:rsid w:val="00035A9B"/>
    <w:rsid w:val="00035D36"/>
    <w:rsid w:val="00036430"/>
    <w:rsid w:val="00036D94"/>
    <w:rsid w:val="00036DAE"/>
    <w:rsid w:val="00036F4F"/>
    <w:rsid w:val="0003755C"/>
    <w:rsid w:val="00037B49"/>
    <w:rsid w:val="000405C3"/>
    <w:rsid w:val="00040BD4"/>
    <w:rsid w:val="000417A7"/>
    <w:rsid w:val="00041A2B"/>
    <w:rsid w:val="00041A67"/>
    <w:rsid w:val="000429EC"/>
    <w:rsid w:val="0004319C"/>
    <w:rsid w:val="00043256"/>
    <w:rsid w:val="00043433"/>
    <w:rsid w:val="00043B2C"/>
    <w:rsid w:val="00044806"/>
    <w:rsid w:val="0004481C"/>
    <w:rsid w:val="00044BE9"/>
    <w:rsid w:val="00044F05"/>
    <w:rsid w:val="0004643C"/>
    <w:rsid w:val="00046DED"/>
    <w:rsid w:val="00047397"/>
    <w:rsid w:val="00047E1D"/>
    <w:rsid w:val="00047F02"/>
    <w:rsid w:val="00047FB0"/>
    <w:rsid w:val="0005024C"/>
    <w:rsid w:val="00050436"/>
    <w:rsid w:val="00050F1B"/>
    <w:rsid w:val="0005139E"/>
    <w:rsid w:val="000534A2"/>
    <w:rsid w:val="00053C94"/>
    <w:rsid w:val="000541AA"/>
    <w:rsid w:val="000542A3"/>
    <w:rsid w:val="0005454D"/>
    <w:rsid w:val="0005472A"/>
    <w:rsid w:val="00054946"/>
    <w:rsid w:val="0005505A"/>
    <w:rsid w:val="00055571"/>
    <w:rsid w:val="00055793"/>
    <w:rsid w:val="00055927"/>
    <w:rsid w:val="00055A9A"/>
    <w:rsid w:val="00055B4F"/>
    <w:rsid w:val="00055DDD"/>
    <w:rsid w:val="000563CF"/>
    <w:rsid w:val="00056ACA"/>
    <w:rsid w:val="00056ADF"/>
    <w:rsid w:val="00056DA1"/>
    <w:rsid w:val="0005700D"/>
    <w:rsid w:val="000574B6"/>
    <w:rsid w:val="000577EF"/>
    <w:rsid w:val="000605E5"/>
    <w:rsid w:val="0006141D"/>
    <w:rsid w:val="000615BC"/>
    <w:rsid w:val="0006226B"/>
    <w:rsid w:val="00062804"/>
    <w:rsid w:val="000629E3"/>
    <w:rsid w:val="00062E19"/>
    <w:rsid w:val="00062F76"/>
    <w:rsid w:val="0006435A"/>
    <w:rsid w:val="00064A01"/>
    <w:rsid w:val="00064ED9"/>
    <w:rsid w:val="00065255"/>
    <w:rsid w:val="0006559C"/>
    <w:rsid w:val="000655C0"/>
    <w:rsid w:val="00066CE8"/>
    <w:rsid w:val="00067A81"/>
    <w:rsid w:val="00070A22"/>
    <w:rsid w:val="00071114"/>
    <w:rsid w:val="000713A9"/>
    <w:rsid w:val="000715AF"/>
    <w:rsid w:val="00071825"/>
    <w:rsid w:val="00071FCA"/>
    <w:rsid w:val="00072A15"/>
    <w:rsid w:val="00072E15"/>
    <w:rsid w:val="00072ECA"/>
    <w:rsid w:val="0007326D"/>
    <w:rsid w:val="000736C0"/>
    <w:rsid w:val="00073C2D"/>
    <w:rsid w:val="00073C77"/>
    <w:rsid w:val="00074678"/>
    <w:rsid w:val="0007580C"/>
    <w:rsid w:val="00075A2D"/>
    <w:rsid w:val="00076004"/>
    <w:rsid w:val="00076418"/>
    <w:rsid w:val="00076A32"/>
    <w:rsid w:val="00076FEC"/>
    <w:rsid w:val="00077378"/>
    <w:rsid w:val="000774B6"/>
    <w:rsid w:val="000778ED"/>
    <w:rsid w:val="00077F5F"/>
    <w:rsid w:val="00077F61"/>
    <w:rsid w:val="00077F64"/>
    <w:rsid w:val="000824D3"/>
    <w:rsid w:val="000825BD"/>
    <w:rsid w:val="0008299D"/>
    <w:rsid w:val="00082A0C"/>
    <w:rsid w:val="00082B4A"/>
    <w:rsid w:val="00082E1E"/>
    <w:rsid w:val="0008317B"/>
    <w:rsid w:val="0008435E"/>
    <w:rsid w:val="00084566"/>
    <w:rsid w:val="000848A2"/>
    <w:rsid w:val="0008512D"/>
    <w:rsid w:val="0008638B"/>
    <w:rsid w:val="00086C28"/>
    <w:rsid w:val="000871C1"/>
    <w:rsid w:val="00087496"/>
    <w:rsid w:val="00087830"/>
    <w:rsid w:val="00087FCC"/>
    <w:rsid w:val="000907C5"/>
    <w:rsid w:val="00090D02"/>
    <w:rsid w:val="00090E5F"/>
    <w:rsid w:val="00091535"/>
    <w:rsid w:val="00091C38"/>
    <w:rsid w:val="00091C68"/>
    <w:rsid w:val="00091DAC"/>
    <w:rsid w:val="0009259C"/>
    <w:rsid w:val="00092C39"/>
    <w:rsid w:val="00092D35"/>
    <w:rsid w:val="00093208"/>
    <w:rsid w:val="00093B8F"/>
    <w:rsid w:val="00093FE1"/>
    <w:rsid w:val="00095012"/>
    <w:rsid w:val="0009559F"/>
    <w:rsid w:val="00095B29"/>
    <w:rsid w:val="0009634D"/>
    <w:rsid w:val="00096627"/>
    <w:rsid w:val="00096B1A"/>
    <w:rsid w:val="000979A7"/>
    <w:rsid w:val="00097FEF"/>
    <w:rsid w:val="000A0B7B"/>
    <w:rsid w:val="000A0BCF"/>
    <w:rsid w:val="000A1447"/>
    <w:rsid w:val="000A18D5"/>
    <w:rsid w:val="000A2010"/>
    <w:rsid w:val="000A306B"/>
    <w:rsid w:val="000A3AA0"/>
    <w:rsid w:val="000A42A8"/>
    <w:rsid w:val="000A461B"/>
    <w:rsid w:val="000A4AEB"/>
    <w:rsid w:val="000A4ECB"/>
    <w:rsid w:val="000A507F"/>
    <w:rsid w:val="000A546E"/>
    <w:rsid w:val="000A578C"/>
    <w:rsid w:val="000A6A13"/>
    <w:rsid w:val="000A6AE2"/>
    <w:rsid w:val="000A6D31"/>
    <w:rsid w:val="000A74ED"/>
    <w:rsid w:val="000A7C72"/>
    <w:rsid w:val="000A7F10"/>
    <w:rsid w:val="000B01F9"/>
    <w:rsid w:val="000B0C0D"/>
    <w:rsid w:val="000B1207"/>
    <w:rsid w:val="000B1DDB"/>
    <w:rsid w:val="000B1E12"/>
    <w:rsid w:val="000B2B52"/>
    <w:rsid w:val="000B3551"/>
    <w:rsid w:val="000B35FC"/>
    <w:rsid w:val="000B3B61"/>
    <w:rsid w:val="000B407D"/>
    <w:rsid w:val="000B4867"/>
    <w:rsid w:val="000B54FD"/>
    <w:rsid w:val="000B5706"/>
    <w:rsid w:val="000B58DB"/>
    <w:rsid w:val="000B675C"/>
    <w:rsid w:val="000B74DD"/>
    <w:rsid w:val="000C02E3"/>
    <w:rsid w:val="000C07B0"/>
    <w:rsid w:val="000C1145"/>
    <w:rsid w:val="000C14FB"/>
    <w:rsid w:val="000C1C79"/>
    <w:rsid w:val="000C1C84"/>
    <w:rsid w:val="000C1EC3"/>
    <w:rsid w:val="000C1FBF"/>
    <w:rsid w:val="000C249B"/>
    <w:rsid w:val="000C2719"/>
    <w:rsid w:val="000C2C0F"/>
    <w:rsid w:val="000C2CC4"/>
    <w:rsid w:val="000C2DC8"/>
    <w:rsid w:val="000C2EDF"/>
    <w:rsid w:val="000C3B11"/>
    <w:rsid w:val="000C3EC8"/>
    <w:rsid w:val="000C5A1D"/>
    <w:rsid w:val="000C5A70"/>
    <w:rsid w:val="000C5C69"/>
    <w:rsid w:val="000C6102"/>
    <w:rsid w:val="000C6591"/>
    <w:rsid w:val="000C686C"/>
    <w:rsid w:val="000C717B"/>
    <w:rsid w:val="000C7A45"/>
    <w:rsid w:val="000D14A5"/>
    <w:rsid w:val="000D2013"/>
    <w:rsid w:val="000D25D6"/>
    <w:rsid w:val="000D33C6"/>
    <w:rsid w:val="000D34FE"/>
    <w:rsid w:val="000D3955"/>
    <w:rsid w:val="000D3AB4"/>
    <w:rsid w:val="000D3B38"/>
    <w:rsid w:val="000D4998"/>
    <w:rsid w:val="000D4F06"/>
    <w:rsid w:val="000D5783"/>
    <w:rsid w:val="000D5D5F"/>
    <w:rsid w:val="000D5E28"/>
    <w:rsid w:val="000D6041"/>
    <w:rsid w:val="000D6872"/>
    <w:rsid w:val="000D6FCF"/>
    <w:rsid w:val="000D735C"/>
    <w:rsid w:val="000D75A0"/>
    <w:rsid w:val="000D7667"/>
    <w:rsid w:val="000E017B"/>
    <w:rsid w:val="000E0242"/>
    <w:rsid w:val="000E07ED"/>
    <w:rsid w:val="000E1324"/>
    <w:rsid w:val="000E2DF8"/>
    <w:rsid w:val="000E3B97"/>
    <w:rsid w:val="000E4432"/>
    <w:rsid w:val="000E49EF"/>
    <w:rsid w:val="000E4B6B"/>
    <w:rsid w:val="000E4C5D"/>
    <w:rsid w:val="000E5088"/>
    <w:rsid w:val="000E55A3"/>
    <w:rsid w:val="000E6CEF"/>
    <w:rsid w:val="000E7A9C"/>
    <w:rsid w:val="000E7BD3"/>
    <w:rsid w:val="000F10E2"/>
    <w:rsid w:val="000F1513"/>
    <w:rsid w:val="000F1F11"/>
    <w:rsid w:val="000F2021"/>
    <w:rsid w:val="000F2CD4"/>
    <w:rsid w:val="000F3131"/>
    <w:rsid w:val="000F38EC"/>
    <w:rsid w:val="000F3BE5"/>
    <w:rsid w:val="000F45CB"/>
    <w:rsid w:val="000F4A54"/>
    <w:rsid w:val="000F4AA4"/>
    <w:rsid w:val="000F5CB0"/>
    <w:rsid w:val="000F5EA1"/>
    <w:rsid w:val="000F6625"/>
    <w:rsid w:val="000F6A30"/>
    <w:rsid w:val="000F7D0D"/>
    <w:rsid w:val="00100258"/>
    <w:rsid w:val="00100A51"/>
    <w:rsid w:val="00100B3B"/>
    <w:rsid w:val="00100DC5"/>
    <w:rsid w:val="001015A3"/>
    <w:rsid w:val="001016A7"/>
    <w:rsid w:val="00101A4F"/>
    <w:rsid w:val="00101D53"/>
    <w:rsid w:val="0010209F"/>
    <w:rsid w:val="00102143"/>
    <w:rsid w:val="0010253A"/>
    <w:rsid w:val="001028B1"/>
    <w:rsid w:val="00102CC7"/>
    <w:rsid w:val="00103256"/>
    <w:rsid w:val="00103C06"/>
    <w:rsid w:val="00103C5D"/>
    <w:rsid w:val="00103DB2"/>
    <w:rsid w:val="00104092"/>
    <w:rsid w:val="00104692"/>
    <w:rsid w:val="00105B2C"/>
    <w:rsid w:val="00105E30"/>
    <w:rsid w:val="001064EE"/>
    <w:rsid w:val="00106BAD"/>
    <w:rsid w:val="00110B86"/>
    <w:rsid w:val="00110DE3"/>
    <w:rsid w:val="00111AB8"/>
    <w:rsid w:val="00111B81"/>
    <w:rsid w:val="00111FD3"/>
    <w:rsid w:val="00112085"/>
    <w:rsid w:val="0011225A"/>
    <w:rsid w:val="00112FE2"/>
    <w:rsid w:val="001135EA"/>
    <w:rsid w:val="0011370D"/>
    <w:rsid w:val="00113779"/>
    <w:rsid w:val="00114BC2"/>
    <w:rsid w:val="00115194"/>
    <w:rsid w:val="00115691"/>
    <w:rsid w:val="00115D40"/>
    <w:rsid w:val="00115E7D"/>
    <w:rsid w:val="00116CD1"/>
    <w:rsid w:val="00116E5B"/>
    <w:rsid w:val="001175C0"/>
    <w:rsid w:val="00117A53"/>
    <w:rsid w:val="00117CB1"/>
    <w:rsid w:val="00117F55"/>
    <w:rsid w:val="00120058"/>
    <w:rsid w:val="001209CE"/>
    <w:rsid w:val="00120AEC"/>
    <w:rsid w:val="00120B1C"/>
    <w:rsid w:val="001211FF"/>
    <w:rsid w:val="0012136A"/>
    <w:rsid w:val="00121B47"/>
    <w:rsid w:val="00121C0D"/>
    <w:rsid w:val="00121E17"/>
    <w:rsid w:val="00122007"/>
    <w:rsid w:val="001222FA"/>
    <w:rsid w:val="00122386"/>
    <w:rsid w:val="00122567"/>
    <w:rsid w:val="00122663"/>
    <w:rsid w:val="001239D1"/>
    <w:rsid w:val="00123EA4"/>
    <w:rsid w:val="00124881"/>
    <w:rsid w:val="0012538C"/>
    <w:rsid w:val="001253BA"/>
    <w:rsid w:val="001257EA"/>
    <w:rsid w:val="00125873"/>
    <w:rsid w:val="001260AE"/>
    <w:rsid w:val="00126741"/>
    <w:rsid w:val="001268F3"/>
    <w:rsid w:val="00126C3F"/>
    <w:rsid w:val="00126EF5"/>
    <w:rsid w:val="001279E3"/>
    <w:rsid w:val="0013021C"/>
    <w:rsid w:val="00130692"/>
    <w:rsid w:val="00130C15"/>
    <w:rsid w:val="001313C6"/>
    <w:rsid w:val="0013142E"/>
    <w:rsid w:val="001319F4"/>
    <w:rsid w:val="001319FA"/>
    <w:rsid w:val="00131BD9"/>
    <w:rsid w:val="00131CBD"/>
    <w:rsid w:val="00131E97"/>
    <w:rsid w:val="0013240C"/>
    <w:rsid w:val="001346F5"/>
    <w:rsid w:val="00134FB2"/>
    <w:rsid w:val="00135818"/>
    <w:rsid w:val="001359C6"/>
    <w:rsid w:val="00135E8E"/>
    <w:rsid w:val="00135F90"/>
    <w:rsid w:val="00136A5F"/>
    <w:rsid w:val="0013715B"/>
    <w:rsid w:val="00137898"/>
    <w:rsid w:val="00137E62"/>
    <w:rsid w:val="00140FFE"/>
    <w:rsid w:val="00141111"/>
    <w:rsid w:val="0014113A"/>
    <w:rsid w:val="0014165F"/>
    <w:rsid w:val="001435B0"/>
    <w:rsid w:val="001438BB"/>
    <w:rsid w:val="00143D3C"/>
    <w:rsid w:val="00143F19"/>
    <w:rsid w:val="00143FAB"/>
    <w:rsid w:val="00144277"/>
    <w:rsid w:val="001451E0"/>
    <w:rsid w:val="00145685"/>
    <w:rsid w:val="00146093"/>
    <w:rsid w:val="00146137"/>
    <w:rsid w:val="0014628A"/>
    <w:rsid w:val="00146295"/>
    <w:rsid w:val="00146B31"/>
    <w:rsid w:val="00147021"/>
    <w:rsid w:val="001506AB"/>
    <w:rsid w:val="00150B4C"/>
    <w:rsid w:val="00150F1D"/>
    <w:rsid w:val="00151693"/>
    <w:rsid w:val="00151C90"/>
    <w:rsid w:val="00152118"/>
    <w:rsid w:val="001529E7"/>
    <w:rsid w:val="001529FB"/>
    <w:rsid w:val="00152D00"/>
    <w:rsid w:val="00153C14"/>
    <w:rsid w:val="00153EFC"/>
    <w:rsid w:val="00154B4F"/>
    <w:rsid w:val="00154DBB"/>
    <w:rsid w:val="0015502D"/>
    <w:rsid w:val="0015514E"/>
    <w:rsid w:val="001551D9"/>
    <w:rsid w:val="001554CE"/>
    <w:rsid w:val="001556FD"/>
    <w:rsid w:val="00155983"/>
    <w:rsid w:val="00155A2B"/>
    <w:rsid w:val="00155F15"/>
    <w:rsid w:val="0015624C"/>
    <w:rsid w:val="001570A7"/>
    <w:rsid w:val="0015748C"/>
    <w:rsid w:val="001579FB"/>
    <w:rsid w:val="00157DAD"/>
    <w:rsid w:val="00157DC1"/>
    <w:rsid w:val="001602BC"/>
    <w:rsid w:val="001609AD"/>
    <w:rsid w:val="00160E42"/>
    <w:rsid w:val="00160EBD"/>
    <w:rsid w:val="001616E1"/>
    <w:rsid w:val="00161A5E"/>
    <w:rsid w:val="00161CDB"/>
    <w:rsid w:val="0016358D"/>
    <w:rsid w:val="0016370C"/>
    <w:rsid w:val="00163C7A"/>
    <w:rsid w:val="00165F12"/>
    <w:rsid w:val="00166D67"/>
    <w:rsid w:val="001675D2"/>
    <w:rsid w:val="001677B9"/>
    <w:rsid w:val="001677F0"/>
    <w:rsid w:val="00167ACA"/>
    <w:rsid w:val="0017083A"/>
    <w:rsid w:val="0017125D"/>
    <w:rsid w:val="00171901"/>
    <w:rsid w:val="00172506"/>
    <w:rsid w:val="00172A2C"/>
    <w:rsid w:val="00172BC4"/>
    <w:rsid w:val="00172F61"/>
    <w:rsid w:val="001730A7"/>
    <w:rsid w:val="0017430C"/>
    <w:rsid w:val="00174B59"/>
    <w:rsid w:val="00174BCD"/>
    <w:rsid w:val="00174FA4"/>
    <w:rsid w:val="00175846"/>
    <w:rsid w:val="00176049"/>
    <w:rsid w:val="001760B8"/>
    <w:rsid w:val="001769EC"/>
    <w:rsid w:val="00176BD4"/>
    <w:rsid w:val="0017709B"/>
    <w:rsid w:val="00177550"/>
    <w:rsid w:val="001778A2"/>
    <w:rsid w:val="00180007"/>
    <w:rsid w:val="001806A3"/>
    <w:rsid w:val="00180ADA"/>
    <w:rsid w:val="0018196F"/>
    <w:rsid w:val="00182D4E"/>
    <w:rsid w:val="00182E2F"/>
    <w:rsid w:val="00182F9E"/>
    <w:rsid w:val="001839EA"/>
    <w:rsid w:val="0018414B"/>
    <w:rsid w:val="001842CE"/>
    <w:rsid w:val="0018458E"/>
    <w:rsid w:val="00184941"/>
    <w:rsid w:val="00184E30"/>
    <w:rsid w:val="00185102"/>
    <w:rsid w:val="0018571E"/>
    <w:rsid w:val="0018634F"/>
    <w:rsid w:val="0018702E"/>
    <w:rsid w:val="00187227"/>
    <w:rsid w:val="001876C4"/>
    <w:rsid w:val="0018772F"/>
    <w:rsid w:val="00187E6A"/>
    <w:rsid w:val="00190580"/>
    <w:rsid w:val="00190D7F"/>
    <w:rsid w:val="00191831"/>
    <w:rsid w:val="00192BE2"/>
    <w:rsid w:val="00192FE8"/>
    <w:rsid w:val="001934F1"/>
    <w:rsid w:val="00193AF7"/>
    <w:rsid w:val="00193FBF"/>
    <w:rsid w:val="001941BC"/>
    <w:rsid w:val="00194458"/>
    <w:rsid w:val="0019447D"/>
    <w:rsid w:val="001954F9"/>
    <w:rsid w:val="00195D9F"/>
    <w:rsid w:val="001969F1"/>
    <w:rsid w:val="00196A5C"/>
    <w:rsid w:val="00197749"/>
    <w:rsid w:val="0019798F"/>
    <w:rsid w:val="00197A9B"/>
    <w:rsid w:val="001A044A"/>
    <w:rsid w:val="001A0905"/>
    <w:rsid w:val="001A0F61"/>
    <w:rsid w:val="001A12F6"/>
    <w:rsid w:val="001A1642"/>
    <w:rsid w:val="001A1E6B"/>
    <w:rsid w:val="001A24B5"/>
    <w:rsid w:val="001A2570"/>
    <w:rsid w:val="001A2E2D"/>
    <w:rsid w:val="001A440D"/>
    <w:rsid w:val="001A510D"/>
    <w:rsid w:val="001A532A"/>
    <w:rsid w:val="001A57B6"/>
    <w:rsid w:val="001A59ED"/>
    <w:rsid w:val="001A5ACA"/>
    <w:rsid w:val="001A6921"/>
    <w:rsid w:val="001A7059"/>
    <w:rsid w:val="001A7399"/>
    <w:rsid w:val="001A7483"/>
    <w:rsid w:val="001B074C"/>
    <w:rsid w:val="001B16BD"/>
    <w:rsid w:val="001B1964"/>
    <w:rsid w:val="001B292B"/>
    <w:rsid w:val="001B316B"/>
    <w:rsid w:val="001B3527"/>
    <w:rsid w:val="001B3924"/>
    <w:rsid w:val="001B3FB7"/>
    <w:rsid w:val="001B4540"/>
    <w:rsid w:val="001B4761"/>
    <w:rsid w:val="001B57E1"/>
    <w:rsid w:val="001B66E7"/>
    <w:rsid w:val="001B70F9"/>
    <w:rsid w:val="001B71B3"/>
    <w:rsid w:val="001B7EDD"/>
    <w:rsid w:val="001C065F"/>
    <w:rsid w:val="001C0E3F"/>
    <w:rsid w:val="001C13C5"/>
    <w:rsid w:val="001C1B1A"/>
    <w:rsid w:val="001C2C0E"/>
    <w:rsid w:val="001C2D11"/>
    <w:rsid w:val="001C3947"/>
    <w:rsid w:val="001C3EF2"/>
    <w:rsid w:val="001C4A1F"/>
    <w:rsid w:val="001C4C6E"/>
    <w:rsid w:val="001C509F"/>
    <w:rsid w:val="001C59E0"/>
    <w:rsid w:val="001C5D7E"/>
    <w:rsid w:val="001C5F9D"/>
    <w:rsid w:val="001C6227"/>
    <w:rsid w:val="001C7C68"/>
    <w:rsid w:val="001D01C9"/>
    <w:rsid w:val="001D083A"/>
    <w:rsid w:val="001D1EB6"/>
    <w:rsid w:val="001D23CB"/>
    <w:rsid w:val="001D2465"/>
    <w:rsid w:val="001D270E"/>
    <w:rsid w:val="001D2A59"/>
    <w:rsid w:val="001D2B78"/>
    <w:rsid w:val="001D364A"/>
    <w:rsid w:val="001D3D31"/>
    <w:rsid w:val="001D3D57"/>
    <w:rsid w:val="001D4821"/>
    <w:rsid w:val="001D492A"/>
    <w:rsid w:val="001D4B26"/>
    <w:rsid w:val="001D546B"/>
    <w:rsid w:val="001D5873"/>
    <w:rsid w:val="001D5898"/>
    <w:rsid w:val="001D6282"/>
    <w:rsid w:val="001D63B4"/>
    <w:rsid w:val="001D657E"/>
    <w:rsid w:val="001D7F73"/>
    <w:rsid w:val="001E023E"/>
    <w:rsid w:val="001E059E"/>
    <w:rsid w:val="001E075C"/>
    <w:rsid w:val="001E07E1"/>
    <w:rsid w:val="001E0D9C"/>
    <w:rsid w:val="001E1F2D"/>
    <w:rsid w:val="001E21E3"/>
    <w:rsid w:val="001E28C1"/>
    <w:rsid w:val="001E2B58"/>
    <w:rsid w:val="001E3EE7"/>
    <w:rsid w:val="001E4581"/>
    <w:rsid w:val="001E45ED"/>
    <w:rsid w:val="001E47B9"/>
    <w:rsid w:val="001E4F43"/>
    <w:rsid w:val="001E5AF2"/>
    <w:rsid w:val="001E5BC3"/>
    <w:rsid w:val="001E6443"/>
    <w:rsid w:val="001E6B79"/>
    <w:rsid w:val="001E6DB9"/>
    <w:rsid w:val="001E6DFC"/>
    <w:rsid w:val="001E70CD"/>
    <w:rsid w:val="001E762D"/>
    <w:rsid w:val="001E7886"/>
    <w:rsid w:val="001F0096"/>
    <w:rsid w:val="001F128F"/>
    <w:rsid w:val="001F1390"/>
    <w:rsid w:val="001F1661"/>
    <w:rsid w:val="001F1AE8"/>
    <w:rsid w:val="001F31E4"/>
    <w:rsid w:val="001F3344"/>
    <w:rsid w:val="001F342E"/>
    <w:rsid w:val="001F3AF2"/>
    <w:rsid w:val="001F3C52"/>
    <w:rsid w:val="001F3E93"/>
    <w:rsid w:val="001F4258"/>
    <w:rsid w:val="001F52A7"/>
    <w:rsid w:val="001F6D11"/>
    <w:rsid w:val="001F717D"/>
    <w:rsid w:val="001F7FEE"/>
    <w:rsid w:val="0020045A"/>
    <w:rsid w:val="00201761"/>
    <w:rsid w:val="00201CB5"/>
    <w:rsid w:val="00202B0E"/>
    <w:rsid w:val="002032DF"/>
    <w:rsid w:val="00203465"/>
    <w:rsid w:val="00203BB5"/>
    <w:rsid w:val="00204355"/>
    <w:rsid w:val="002049D1"/>
    <w:rsid w:val="00204AF6"/>
    <w:rsid w:val="00204F2D"/>
    <w:rsid w:val="002055DC"/>
    <w:rsid w:val="002056A3"/>
    <w:rsid w:val="00205CB4"/>
    <w:rsid w:val="00206367"/>
    <w:rsid w:val="00206708"/>
    <w:rsid w:val="00206C72"/>
    <w:rsid w:val="00206D35"/>
    <w:rsid w:val="002071F3"/>
    <w:rsid w:val="00207459"/>
    <w:rsid w:val="002076EE"/>
    <w:rsid w:val="00210048"/>
    <w:rsid w:val="0021025C"/>
    <w:rsid w:val="00210F88"/>
    <w:rsid w:val="00211342"/>
    <w:rsid w:val="0021140D"/>
    <w:rsid w:val="00211634"/>
    <w:rsid w:val="002120D9"/>
    <w:rsid w:val="00212A19"/>
    <w:rsid w:val="00212CDF"/>
    <w:rsid w:val="002130FE"/>
    <w:rsid w:val="002131B9"/>
    <w:rsid w:val="0021394A"/>
    <w:rsid w:val="00214771"/>
    <w:rsid w:val="00215573"/>
    <w:rsid w:val="00215805"/>
    <w:rsid w:val="00215A76"/>
    <w:rsid w:val="002164C5"/>
    <w:rsid w:val="00216A55"/>
    <w:rsid w:val="00216B27"/>
    <w:rsid w:val="00217F53"/>
    <w:rsid w:val="00220FDA"/>
    <w:rsid w:val="00221B36"/>
    <w:rsid w:val="0022397F"/>
    <w:rsid w:val="00223C37"/>
    <w:rsid w:val="00224391"/>
    <w:rsid w:val="00224AF8"/>
    <w:rsid w:val="0022561D"/>
    <w:rsid w:val="00225D17"/>
    <w:rsid w:val="00226041"/>
    <w:rsid w:val="0022604A"/>
    <w:rsid w:val="002272AF"/>
    <w:rsid w:val="00227C02"/>
    <w:rsid w:val="00227CAD"/>
    <w:rsid w:val="00227D43"/>
    <w:rsid w:val="00230049"/>
    <w:rsid w:val="00230228"/>
    <w:rsid w:val="0023048F"/>
    <w:rsid w:val="002316D8"/>
    <w:rsid w:val="00231F05"/>
    <w:rsid w:val="00232173"/>
    <w:rsid w:val="00232436"/>
    <w:rsid w:val="00232E48"/>
    <w:rsid w:val="00233592"/>
    <w:rsid w:val="0023390F"/>
    <w:rsid w:val="00233E74"/>
    <w:rsid w:val="00234090"/>
    <w:rsid w:val="002340B7"/>
    <w:rsid w:val="00234D08"/>
    <w:rsid w:val="00235104"/>
    <w:rsid w:val="002352C4"/>
    <w:rsid w:val="002356DD"/>
    <w:rsid w:val="0023597B"/>
    <w:rsid w:val="00235D88"/>
    <w:rsid w:val="00236C13"/>
    <w:rsid w:val="00240549"/>
    <w:rsid w:val="002411C6"/>
    <w:rsid w:val="00241B2E"/>
    <w:rsid w:val="00242AC8"/>
    <w:rsid w:val="00242CE8"/>
    <w:rsid w:val="002437DF"/>
    <w:rsid w:val="00244E65"/>
    <w:rsid w:val="00245135"/>
    <w:rsid w:val="0024546B"/>
    <w:rsid w:val="00245D74"/>
    <w:rsid w:val="00245E87"/>
    <w:rsid w:val="002467EB"/>
    <w:rsid w:val="002476B0"/>
    <w:rsid w:val="00247BF5"/>
    <w:rsid w:val="00247E15"/>
    <w:rsid w:val="00250573"/>
    <w:rsid w:val="002506EE"/>
    <w:rsid w:val="0025139F"/>
    <w:rsid w:val="00251ADA"/>
    <w:rsid w:val="00251C58"/>
    <w:rsid w:val="00251CC3"/>
    <w:rsid w:val="00251FBA"/>
    <w:rsid w:val="00252025"/>
    <w:rsid w:val="00252512"/>
    <w:rsid w:val="00252868"/>
    <w:rsid w:val="00253B25"/>
    <w:rsid w:val="002540DB"/>
    <w:rsid w:val="00254D2B"/>
    <w:rsid w:val="00254E1F"/>
    <w:rsid w:val="00255307"/>
    <w:rsid w:val="00255877"/>
    <w:rsid w:val="00255B33"/>
    <w:rsid w:val="00255B72"/>
    <w:rsid w:val="00255EC0"/>
    <w:rsid w:val="00255F07"/>
    <w:rsid w:val="00256349"/>
    <w:rsid w:val="00256710"/>
    <w:rsid w:val="00256F4A"/>
    <w:rsid w:val="002575B2"/>
    <w:rsid w:val="00260B80"/>
    <w:rsid w:val="00261615"/>
    <w:rsid w:val="00261B24"/>
    <w:rsid w:val="00261E05"/>
    <w:rsid w:val="00261F05"/>
    <w:rsid w:val="00262115"/>
    <w:rsid w:val="0026213D"/>
    <w:rsid w:val="00262BD5"/>
    <w:rsid w:val="0026359C"/>
    <w:rsid w:val="0026366D"/>
    <w:rsid w:val="00263795"/>
    <w:rsid w:val="00263DC0"/>
    <w:rsid w:val="00263FDD"/>
    <w:rsid w:val="0026470F"/>
    <w:rsid w:val="00264771"/>
    <w:rsid w:val="00264FD6"/>
    <w:rsid w:val="00265202"/>
    <w:rsid w:val="0026571E"/>
    <w:rsid w:val="00265CC9"/>
    <w:rsid w:val="002663E3"/>
    <w:rsid w:val="00266B01"/>
    <w:rsid w:val="00266C06"/>
    <w:rsid w:val="0026787E"/>
    <w:rsid w:val="00267881"/>
    <w:rsid w:val="00267AD8"/>
    <w:rsid w:val="00267EBC"/>
    <w:rsid w:val="002705FF"/>
    <w:rsid w:val="00270BF2"/>
    <w:rsid w:val="00271245"/>
    <w:rsid w:val="002712B6"/>
    <w:rsid w:val="00271477"/>
    <w:rsid w:val="00271C62"/>
    <w:rsid w:val="002722F2"/>
    <w:rsid w:val="002728D0"/>
    <w:rsid w:val="00272DE9"/>
    <w:rsid w:val="00273C19"/>
    <w:rsid w:val="00274ABF"/>
    <w:rsid w:val="00274BB8"/>
    <w:rsid w:val="00274C2F"/>
    <w:rsid w:val="002756D9"/>
    <w:rsid w:val="002759E0"/>
    <w:rsid w:val="00276193"/>
    <w:rsid w:val="00276232"/>
    <w:rsid w:val="002763DB"/>
    <w:rsid w:val="00276EAE"/>
    <w:rsid w:val="00276FB8"/>
    <w:rsid w:val="00277174"/>
    <w:rsid w:val="0027761E"/>
    <w:rsid w:val="00277CB5"/>
    <w:rsid w:val="00277D30"/>
    <w:rsid w:val="00277D31"/>
    <w:rsid w:val="00280638"/>
    <w:rsid w:val="0028090C"/>
    <w:rsid w:val="00281868"/>
    <w:rsid w:val="002832D7"/>
    <w:rsid w:val="00283307"/>
    <w:rsid w:val="0028393A"/>
    <w:rsid w:val="00283F68"/>
    <w:rsid w:val="00284199"/>
    <w:rsid w:val="0028476C"/>
    <w:rsid w:val="002847F1"/>
    <w:rsid w:val="0028504C"/>
    <w:rsid w:val="002851B5"/>
    <w:rsid w:val="00286914"/>
    <w:rsid w:val="00287997"/>
    <w:rsid w:val="00287FFD"/>
    <w:rsid w:val="0029222F"/>
    <w:rsid w:val="00292757"/>
    <w:rsid w:val="0029302F"/>
    <w:rsid w:val="00293A25"/>
    <w:rsid w:val="002945F0"/>
    <w:rsid w:val="00294EA2"/>
    <w:rsid w:val="0029531C"/>
    <w:rsid w:val="00295554"/>
    <w:rsid w:val="00295D3B"/>
    <w:rsid w:val="0029642A"/>
    <w:rsid w:val="00297D09"/>
    <w:rsid w:val="00297E87"/>
    <w:rsid w:val="002A0052"/>
    <w:rsid w:val="002A0B9F"/>
    <w:rsid w:val="002A1B93"/>
    <w:rsid w:val="002A2E9F"/>
    <w:rsid w:val="002A3053"/>
    <w:rsid w:val="002A379E"/>
    <w:rsid w:val="002A3D9B"/>
    <w:rsid w:val="002A3E24"/>
    <w:rsid w:val="002A54AA"/>
    <w:rsid w:val="002A58C0"/>
    <w:rsid w:val="002A5A9D"/>
    <w:rsid w:val="002A60C5"/>
    <w:rsid w:val="002A61F1"/>
    <w:rsid w:val="002A6360"/>
    <w:rsid w:val="002A66F4"/>
    <w:rsid w:val="002A6ABE"/>
    <w:rsid w:val="002A7304"/>
    <w:rsid w:val="002B0B8E"/>
    <w:rsid w:val="002B168F"/>
    <w:rsid w:val="002B21D3"/>
    <w:rsid w:val="002B2A41"/>
    <w:rsid w:val="002B2CC0"/>
    <w:rsid w:val="002B2E40"/>
    <w:rsid w:val="002B3297"/>
    <w:rsid w:val="002B355C"/>
    <w:rsid w:val="002B3BD4"/>
    <w:rsid w:val="002B449A"/>
    <w:rsid w:val="002B490F"/>
    <w:rsid w:val="002B4EB9"/>
    <w:rsid w:val="002B5D51"/>
    <w:rsid w:val="002B6373"/>
    <w:rsid w:val="002B653B"/>
    <w:rsid w:val="002B691B"/>
    <w:rsid w:val="002B6DBF"/>
    <w:rsid w:val="002B6F28"/>
    <w:rsid w:val="002B7C05"/>
    <w:rsid w:val="002C00F2"/>
    <w:rsid w:val="002C0385"/>
    <w:rsid w:val="002C0602"/>
    <w:rsid w:val="002C07AB"/>
    <w:rsid w:val="002C175F"/>
    <w:rsid w:val="002C1789"/>
    <w:rsid w:val="002C17CC"/>
    <w:rsid w:val="002C2438"/>
    <w:rsid w:val="002C249A"/>
    <w:rsid w:val="002C2C41"/>
    <w:rsid w:val="002C371F"/>
    <w:rsid w:val="002C37B6"/>
    <w:rsid w:val="002C38CA"/>
    <w:rsid w:val="002C3E59"/>
    <w:rsid w:val="002C3FE3"/>
    <w:rsid w:val="002C4913"/>
    <w:rsid w:val="002C4A6A"/>
    <w:rsid w:val="002C5DC4"/>
    <w:rsid w:val="002C5F7F"/>
    <w:rsid w:val="002C61BD"/>
    <w:rsid w:val="002C6351"/>
    <w:rsid w:val="002C662D"/>
    <w:rsid w:val="002C687A"/>
    <w:rsid w:val="002C704E"/>
    <w:rsid w:val="002C7924"/>
    <w:rsid w:val="002C7E52"/>
    <w:rsid w:val="002C7F84"/>
    <w:rsid w:val="002D0B98"/>
    <w:rsid w:val="002D1D7F"/>
    <w:rsid w:val="002D226C"/>
    <w:rsid w:val="002D2987"/>
    <w:rsid w:val="002D2B5A"/>
    <w:rsid w:val="002D312F"/>
    <w:rsid w:val="002D3295"/>
    <w:rsid w:val="002D538F"/>
    <w:rsid w:val="002D5577"/>
    <w:rsid w:val="002D5966"/>
    <w:rsid w:val="002D5BA0"/>
    <w:rsid w:val="002D5C6D"/>
    <w:rsid w:val="002D67FC"/>
    <w:rsid w:val="002D71A4"/>
    <w:rsid w:val="002D7485"/>
    <w:rsid w:val="002E0193"/>
    <w:rsid w:val="002E0EA3"/>
    <w:rsid w:val="002E12B5"/>
    <w:rsid w:val="002E1B53"/>
    <w:rsid w:val="002E2216"/>
    <w:rsid w:val="002E31D9"/>
    <w:rsid w:val="002E333C"/>
    <w:rsid w:val="002E3BF9"/>
    <w:rsid w:val="002E3D7F"/>
    <w:rsid w:val="002E3DA7"/>
    <w:rsid w:val="002E433E"/>
    <w:rsid w:val="002E51F2"/>
    <w:rsid w:val="002E54C1"/>
    <w:rsid w:val="002E5655"/>
    <w:rsid w:val="002E64BE"/>
    <w:rsid w:val="002E66A0"/>
    <w:rsid w:val="002E7340"/>
    <w:rsid w:val="002F009B"/>
    <w:rsid w:val="002F012A"/>
    <w:rsid w:val="002F043C"/>
    <w:rsid w:val="002F0B7D"/>
    <w:rsid w:val="002F0CDF"/>
    <w:rsid w:val="002F19BF"/>
    <w:rsid w:val="002F25DE"/>
    <w:rsid w:val="002F2706"/>
    <w:rsid w:val="002F27DE"/>
    <w:rsid w:val="002F307D"/>
    <w:rsid w:val="002F318C"/>
    <w:rsid w:val="002F3C96"/>
    <w:rsid w:val="002F3CE8"/>
    <w:rsid w:val="002F3F1A"/>
    <w:rsid w:val="002F4007"/>
    <w:rsid w:val="002F40BD"/>
    <w:rsid w:val="002F4CBB"/>
    <w:rsid w:val="002F4FDD"/>
    <w:rsid w:val="002F58B0"/>
    <w:rsid w:val="002F59D8"/>
    <w:rsid w:val="002F5FDF"/>
    <w:rsid w:val="002F6580"/>
    <w:rsid w:val="002F6CBB"/>
    <w:rsid w:val="002F6CE0"/>
    <w:rsid w:val="002F713D"/>
    <w:rsid w:val="002F75E6"/>
    <w:rsid w:val="002F7648"/>
    <w:rsid w:val="002F7CB7"/>
    <w:rsid w:val="002F7CFA"/>
    <w:rsid w:val="00300340"/>
    <w:rsid w:val="00300BA3"/>
    <w:rsid w:val="00300F68"/>
    <w:rsid w:val="003010DA"/>
    <w:rsid w:val="00301B1F"/>
    <w:rsid w:val="00302005"/>
    <w:rsid w:val="00302896"/>
    <w:rsid w:val="00302C6E"/>
    <w:rsid w:val="00302D6A"/>
    <w:rsid w:val="00302DD8"/>
    <w:rsid w:val="00303BCA"/>
    <w:rsid w:val="00303C72"/>
    <w:rsid w:val="0030470F"/>
    <w:rsid w:val="00304823"/>
    <w:rsid w:val="00304A3F"/>
    <w:rsid w:val="003052B2"/>
    <w:rsid w:val="00305529"/>
    <w:rsid w:val="00305726"/>
    <w:rsid w:val="00305841"/>
    <w:rsid w:val="003061C0"/>
    <w:rsid w:val="003077FA"/>
    <w:rsid w:val="00310A17"/>
    <w:rsid w:val="00310CAC"/>
    <w:rsid w:val="00310D68"/>
    <w:rsid w:val="00311092"/>
    <w:rsid w:val="00312700"/>
    <w:rsid w:val="00312AB7"/>
    <w:rsid w:val="0031315F"/>
    <w:rsid w:val="0031335C"/>
    <w:rsid w:val="003133E3"/>
    <w:rsid w:val="003136B5"/>
    <w:rsid w:val="003157CE"/>
    <w:rsid w:val="003158A7"/>
    <w:rsid w:val="00315C0F"/>
    <w:rsid w:val="00315EFA"/>
    <w:rsid w:val="0031601A"/>
    <w:rsid w:val="003161A2"/>
    <w:rsid w:val="003163C6"/>
    <w:rsid w:val="00316984"/>
    <w:rsid w:val="00317A48"/>
    <w:rsid w:val="00317A76"/>
    <w:rsid w:val="00320C45"/>
    <w:rsid w:val="00320C65"/>
    <w:rsid w:val="003210C0"/>
    <w:rsid w:val="0032138F"/>
    <w:rsid w:val="003215D0"/>
    <w:rsid w:val="003218B8"/>
    <w:rsid w:val="0032272F"/>
    <w:rsid w:val="003227BE"/>
    <w:rsid w:val="00322A4C"/>
    <w:rsid w:val="00323415"/>
    <w:rsid w:val="00323459"/>
    <w:rsid w:val="003234EA"/>
    <w:rsid w:val="00323F25"/>
    <w:rsid w:val="003245B1"/>
    <w:rsid w:val="00324FED"/>
    <w:rsid w:val="003252E7"/>
    <w:rsid w:val="003253CD"/>
    <w:rsid w:val="0032585E"/>
    <w:rsid w:val="0032714B"/>
    <w:rsid w:val="00327580"/>
    <w:rsid w:val="00327725"/>
    <w:rsid w:val="00327FE2"/>
    <w:rsid w:val="00330430"/>
    <w:rsid w:val="003316B5"/>
    <w:rsid w:val="00331DEE"/>
    <w:rsid w:val="003325A5"/>
    <w:rsid w:val="003325E2"/>
    <w:rsid w:val="00332E4C"/>
    <w:rsid w:val="00332F8C"/>
    <w:rsid w:val="0033332E"/>
    <w:rsid w:val="0033372B"/>
    <w:rsid w:val="003339B2"/>
    <w:rsid w:val="003343B9"/>
    <w:rsid w:val="00334BF0"/>
    <w:rsid w:val="003356CD"/>
    <w:rsid w:val="003358E0"/>
    <w:rsid w:val="003370DE"/>
    <w:rsid w:val="003375B9"/>
    <w:rsid w:val="00337BE0"/>
    <w:rsid w:val="0034002A"/>
    <w:rsid w:val="00340047"/>
    <w:rsid w:val="0034019A"/>
    <w:rsid w:val="00340637"/>
    <w:rsid w:val="00341757"/>
    <w:rsid w:val="00342374"/>
    <w:rsid w:val="0034274B"/>
    <w:rsid w:val="00342ED5"/>
    <w:rsid w:val="00342FC4"/>
    <w:rsid w:val="00343208"/>
    <w:rsid w:val="0034321C"/>
    <w:rsid w:val="00343AF6"/>
    <w:rsid w:val="00344155"/>
    <w:rsid w:val="00344386"/>
    <w:rsid w:val="00344B5E"/>
    <w:rsid w:val="00346315"/>
    <w:rsid w:val="00346631"/>
    <w:rsid w:val="003478DB"/>
    <w:rsid w:val="00347A7A"/>
    <w:rsid w:val="00347EE2"/>
    <w:rsid w:val="00350489"/>
    <w:rsid w:val="0035249B"/>
    <w:rsid w:val="0035258D"/>
    <w:rsid w:val="00352F1B"/>
    <w:rsid w:val="00353DAA"/>
    <w:rsid w:val="00354104"/>
    <w:rsid w:val="0035492C"/>
    <w:rsid w:val="0035505B"/>
    <w:rsid w:val="00355499"/>
    <w:rsid w:val="003555CA"/>
    <w:rsid w:val="0035561D"/>
    <w:rsid w:val="00356DE6"/>
    <w:rsid w:val="003577E8"/>
    <w:rsid w:val="0035789C"/>
    <w:rsid w:val="00360527"/>
    <w:rsid w:val="00360723"/>
    <w:rsid w:val="00360B6B"/>
    <w:rsid w:val="003610FE"/>
    <w:rsid w:val="003612AD"/>
    <w:rsid w:val="00361B5B"/>
    <w:rsid w:val="00362A6E"/>
    <w:rsid w:val="00362AD1"/>
    <w:rsid w:val="00362CBA"/>
    <w:rsid w:val="003634F4"/>
    <w:rsid w:val="00363FEA"/>
    <w:rsid w:val="003643CD"/>
    <w:rsid w:val="00364DB6"/>
    <w:rsid w:val="00365C15"/>
    <w:rsid w:val="00365D91"/>
    <w:rsid w:val="00366CB6"/>
    <w:rsid w:val="00366F27"/>
    <w:rsid w:val="0036765C"/>
    <w:rsid w:val="00367C95"/>
    <w:rsid w:val="003709DC"/>
    <w:rsid w:val="00371528"/>
    <w:rsid w:val="00371E63"/>
    <w:rsid w:val="00371EAF"/>
    <w:rsid w:val="003723FF"/>
    <w:rsid w:val="00372478"/>
    <w:rsid w:val="00373030"/>
    <w:rsid w:val="00373B28"/>
    <w:rsid w:val="00373C6D"/>
    <w:rsid w:val="00373DF1"/>
    <w:rsid w:val="0037429C"/>
    <w:rsid w:val="00374B96"/>
    <w:rsid w:val="00375490"/>
    <w:rsid w:val="00375608"/>
    <w:rsid w:val="0037736F"/>
    <w:rsid w:val="00377867"/>
    <w:rsid w:val="00380654"/>
    <w:rsid w:val="00381C4D"/>
    <w:rsid w:val="0038295A"/>
    <w:rsid w:val="00382EA5"/>
    <w:rsid w:val="003833A2"/>
    <w:rsid w:val="00384291"/>
    <w:rsid w:val="0038445B"/>
    <w:rsid w:val="00384A5F"/>
    <w:rsid w:val="00384D22"/>
    <w:rsid w:val="0038574F"/>
    <w:rsid w:val="0038673F"/>
    <w:rsid w:val="003868E8"/>
    <w:rsid w:val="003871C0"/>
    <w:rsid w:val="003879EB"/>
    <w:rsid w:val="00387E5C"/>
    <w:rsid w:val="00390589"/>
    <w:rsid w:val="003907F4"/>
    <w:rsid w:val="00390C1D"/>
    <w:rsid w:val="00390F74"/>
    <w:rsid w:val="0039106A"/>
    <w:rsid w:val="00391320"/>
    <w:rsid w:val="00391857"/>
    <w:rsid w:val="00392E16"/>
    <w:rsid w:val="003931CE"/>
    <w:rsid w:val="0039321B"/>
    <w:rsid w:val="00393B76"/>
    <w:rsid w:val="00393BAB"/>
    <w:rsid w:val="00393D6C"/>
    <w:rsid w:val="00393F9F"/>
    <w:rsid w:val="00394D0D"/>
    <w:rsid w:val="003953A2"/>
    <w:rsid w:val="0039591F"/>
    <w:rsid w:val="00395C47"/>
    <w:rsid w:val="00396193"/>
    <w:rsid w:val="00396F8B"/>
    <w:rsid w:val="00397392"/>
    <w:rsid w:val="0039789E"/>
    <w:rsid w:val="00397BDB"/>
    <w:rsid w:val="003A015B"/>
    <w:rsid w:val="003A18A5"/>
    <w:rsid w:val="003A195B"/>
    <w:rsid w:val="003A3903"/>
    <w:rsid w:val="003A3D97"/>
    <w:rsid w:val="003A4F81"/>
    <w:rsid w:val="003A52AA"/>
    <w:rsid w:val="003A55D6"/>
    <w:rsid w:val="003A5CFB"/>
    <w:rsid w:val="003A64B1"/>
    <w:rsid w:val="003A6CBE"/>
    <w:rsid w:val="003A6DBF"/>
    <w:rsid w:val="003A7769"/>
    <w:rsid w:val="003B03A9"/>
    <w:rsid w:val="003B0702"/>
    <w:rsid w:val="003B096C"/>
    <w:rsid w:val="003B0A40"/>
    <w:rsid w:val="003B10EE"/>
    <w:rsid w:val="003B14EB"/>
    <w:rsid w:val="003B1586"/>
    <w:rsid w:val="003B1F9D"/>
    <w:rsid w:val="003B2153"/>
    <w:rsid w:val="003B2846"/>
    <w:rsid w:val="003B3333"/>
    <w:rsid w:val="003B3A67"/>
    <w:rsid w:val="003B3B25"/>
    <w:rsid w:val="003B3C72"/>
    <w:rsid w:val="003B3DC2"/>
    <w:rsid w:val="003B48CB"/>
    <w:rsid w:val="003B5352"/>
    <w:rsid w:val="003B5847"/>
    <w:rsid w:val="003B6E0C"/>
    <w:rsid w:val="003B7513"/>
    <w:rsid w:val="003B7CDB"/>
    <w:rsid w:val="003C06EC"/>
    <w:rsid w:val="003C087F"/>
    <w:rsid w:val="003C0B29"/>
    <w:rsid w:val="003C1C4A"/>
    <w:rsid w:val="003C221C"/>
    <w:rsid w:val="003C2621"/>
    <w:rsid w:val="003C2EEE"/>
    <w:rsid w:val="003C334F"/>
    <w:rsid w:val="003C34D3"/>
    <w:rsid w:val="003C390C"/>
    <w:rsid w:val="003C417F"/>
    <w:rsid w:val="003C42F5"/>
    <w:rsid w:val="003C46CB"/>
    <w:rsid w:val="003C49F6"/>
    <w:rsid w:val="003C4E92"/>
    <w:rsid w:val="003C52D0"/>
    <w:rsid w:val="003C6B77"/>
    <w:rsid w:val="003C7892"/>
    <w:rsid w:val="003D029C"/>
    <w:rsid w:val="003D02E1"/>
    <w:rsid w:val="003D07FE"/>
    <w:rsid w:val="003D0CFA"/>
    <w:rsid w:val="003D0D47"/>
    <w:rsid w:val="003D0DE9"/>
    <w:rsid w:val="003D12A6"/>
    <w:rsid w:val="003D1ECE"/>
    <w:rsid w:val="003D2292"/>
    <w:rsid w:val="003D2418"/>
    <w:rsid w:val="003D2651"/>
    <w:rsid w:val="003D2FCF"/>
    <w:rsid w:val="003D3439"/>
    <w:rsid w:val="003D349D"/>
    <w:rsid w:val="003D43A4"/>
    <w:rsid w:val="003D4AB3"/>
    <w:rsid w:val="003D50BB"/>
    <w:rsid w:val="003D5192"/>
    <w:rsid w:val="003D62CD"/>
    <w:rsid w:val="003D6581"/>
    <w:rsid w:val="003D69F2"/>
    <w:rsid w:val="003D7029"/>
    <w:rsid w:val="003D7485"/>
    <w:rsid w:val="003D7A62"/>
    <w:rsid w:val="003E0968"/>
    <w:rsid w:val="003E0BFE"/>
    <w:rsid w:val="003E17BF"/>
    <w:rsid w:val="003E1AA5"/>
    <w:rsid w:val="003E1D8D"/>
    <w:rsid w:val="003E21CD"/>
    <w:rsid w:val="003E25EC"/>
    <w:rsid w:val="003E2DCF"/>
    <w:rsid w:val="003E35B0"/>
    <w:rsid w:val="003E3862"/>
    <w:rsid w:val="003E4109"/>
    <w:rsid w:val="003E496C"/>
    <w:rsid w:val="003E4B21"/>
    <w:rsid w:val="003E5140"/>
    <w:rsid w:val="003E536A"/>
    <w:rsid w:val="003E5921"/>
    <w:rsid w:val="003E5B6D"/>
    <w:rsid w:val="003E6182"/>
    <w:rsid w:val="003E63CB"/>
    <w:rsid w:val="003E757C"/>
    <w:rsid w:val="003E7CCF"/>
    <w:rsid w:val="003E7DEF"/>
    <w:rsid w:val="003F0883"/>
    <w:rsid w:val="003F1844"/>
    <w:rsid w:val="003F1A0F"/>
    <w:rsid w:val="003F1C9D"/>
    <w:rsid w:val="003F20CF"/>
    <w:rsid w:val="003F2DC5"/>
    <w:rsid w:val="003F31C0"/>
    <w:rsid w:val="003F348A"/>
    <w:rsid w:val="003F3553"/>
    <w:rsid w:val="003F4ABE"/>
    <w:rsid w:val="003F4ADE"/>
    <w:rsid w:val="003F4B14"/>
    <w:rsid w:val="003F4D1A"/>
    <w:rsid w:val="003F4E37"/>
    <w:rsid w:val="003F595F"/>
    <w:rsid w:val="003F599C"/>
    <w:rsid w:val="003F5DBB"/>
    <w:rsid w:val="003F607F"/>
    <w:rsid w:val="003F61EE"/>
    <w:rsid w:val="003F712E"/>
    <w:rsid w:val="00400155"/>
    <w:rsid w:val="00400233"/>
    <w:rsid w:val="004002BA"/>
    <w:rsid w:val="004005DF"/>
    <w:rsid w:val="00400CBA"/>
    <w:rsid w:val="004016E5"/>
    <w:rsid w:val="00401759"/>
    <w:rsid w:val="00401B2D"/>
    <w:rsid w:val="00401FE5"/>
    <w:rsid w:val="004022D7"/>
    <w:rsid w:val="00402389"/>
    <w:rsid w:val="004030C8"/>
    <w:rsid w:val="004032EA"/>
    <w:rsid w:val="0040354E"/>
    <w:rsid w:val="00403C20"/>
    <w:rsid w:val="004044EC"/>
    <w:rsid w:val="00404A0B"/>
    <w:rsid w:val="0040503D"/>
    <w:rsid w:val="004051D7"/>
    <w:rsid w:val="0040657B"/>
    <w:rsid w:val="004066B2"/>
    <w:rsid w:val="00407393"/>
    <w:rsid w:val="00407B73"/>
    <w:rsid w:val="00407C25"/>
    <w:rsid w:val="004117F4"/>
    <w:rsid w:val="00412047"/>
    <w:rsid w:val="00412E47"/>
    <w:rsid w:val="004131A3"/>
    <w:rsid w:val="004131D8"/>
    <w:rsid w:val="0041332A"/>
    <w:rsid w:val="004134BE"/>
    <w:rsid w:val="00413BE8"/>
    <w:rsid w:val="004145F6"/>
    <w:rsid w:val="0041466A"/>
    <w:rsid w:val="00414AEA"/>
    <w:rsid w:val="004151F5"/>
    <w:rsid w:val="00415F5F"/>
    <w:rsid w:val="00416257"/>
    <w:rsid w:val="004177F7"/>
    <w:rsid w:val="00417FBA"/>
    <w:rsid w:val="0042033F"/>
    <w:rsid w:val="004203C6"/>
    <w:rsid w:val="004207E7"/>
    <w:rsid w:val="004211AE"/>
    <w:rsid w:val="004219BF"/>
    <w:rsid w:val="004220A4"/>
    <w:rsid w:val="004224FF"/>
    <w:rsid w:val="00422E50"/>
    <w:rsid w:val="00423295"/>
    <w:rsid w:val="004235C6"/>
    <w:rsid w:val="00423BF9"/>
    <w:rsid w:val="0042474F"/>
    <w:rsid w:val="00424B43"/>
    <w:rsid w:val="00424D72"/>
    <w:rsid w:val="0042571C"/>
    <w:rsid w:val="00425F41"/>
    <w:rsid w:val="00425FFC"/>
    <w:rsid w:val="0042669D"/>
    <w:rsid w:val="00426D95"/>
    <w:rsid w:val="004309C2"/>
    <w:rsid w:val="00431195"/>
    <w:rsid w:val="0043210E"/>
    <w:rsid w:val="0043219B"/>
    <w:rsid w:val="004324AE"/>
    <w:rsid w:val="004336D7"/>
    <w:rsid w:val="00433DD0"/>
    <w:rsid w:val="004343F9"/>
    <w:rsid w:val="00434744"/>
    <w:rsid w:val="004355A2"/>
    <w:rsid w:val="00436285"/>
    <w:rsid w:val="004363C2"/>
    <w:rsid w:val="0043651D"/>
    <w:rsid w:val="00437265"/>
    <w:rsid w:val="0043784A"/>
    <w:rsid w:val="00440801"/>
    <w:rsid w:val="004414ED"/>
    <w:rsid w:val="004416BC"/>
    <w:rsid w:val="00441785"/>
    <w:rsid w:val="00441FB0"/>
    <w:rsid w:val="00442F75"/>
    <w:rsid w:val="00443111"/>
    <w:rsid w:val="0044329A"/>
    <w:rsid w:val="00443702"/>
    <w:rsid w:val="00443DD5"/>
    <w:rsid w:val="00443FEC"/>
    <w:rsid w:val="0044400D"/>
    <w:rsid w:val="00444338"/>
    <w:rsid w:val="00444A05"/>
    <w:rsid w:val="004452A8"/>
    <w:rsid w:val="0044558F"/>
    <w:rsid w:val="00445790"/>
    <w:rsid w:val="004501F5"/>
    <w:rsid w:val="004504DF"/>
    <w:rsid w:val="00450846"/>
    <w:rsid w:val="00450E3B"/>
    <w:rsid w:val="004512A8"/>
    <w:rsid w:val="0045191A"/>
    <w:rsid w:val="00451CA3"/>
    <w:rsid w:val="00453445"/>
    <w:rsid w:val="00453668"/>
    <w:rsid w:val="004537B8"/>
    <w:rsid w:val="00454774"/>
    <w:rsid w:val="00454C85"/>
    <w:rsid w:val="0045556B"/>
    <w:rsid w:val="00455608"/>
    <w:rsid w:val="00455917"/>
    <w:rsid w:val="004564E8"/>
    <w:rsid w:val="0045661B"/>
    <w:rsid w:val="00456AA7"/>
    <w:rsid w:val="00457F9A"/>
    <w:rsid w:val="00460020"/>
    <w:rsid w:val="00460345"/>
    <w:rsid w:val="004603CA"/>
    <w:rsid w:val="00460A88"/>
    <w:rsid w:val="00461F5B"/>
    <w:rsid w:val="00462A51"/>
    <w:rsid w:val="00462F41"/>
    <w:rsid w:val="00462F4E"/>
    <w:rsid w:val="00462F6B"/>
    <w:rsid w:val="004633D4"/>
    <w:rsid w:val="0046394E"/>
    <w:rsid w:val="00464B4C"/>
    <w:rsid w:val="00464BB2"/>
    <w:rsid w:val="00464E76"/>
    <w:rsid w:val="00465298"/>
    <w:rsid w:val="004652D6"/>
    <w:rsid w:val="00465354"/>
    <w:rsid w:val="00465556"/>
    <w:rsid w:val="00465566"/>
    <w:rsid w:val="00465927"/>
    <w:rsid w:val="00466BB2"/>
    <w:rsid w:val="00466D84"/>
    <w:rsid w:val="00467631"/>
    <w:rsid w:val="004676E1"/>
    <w:rsid w:val="00467AB0"/>
    <w:rsid w:val="00467C3A"/>
    <w:rsid w:val="00467E18"/>
    <w:rsid w:val="0047026C"/>
    <w:rsid w:val="004707EE"/>
    <w:rsid w:val="00470BE4"/>
    <w:rsid w:val="00471459"/>
    <w:rsid w:val="00471779"/>
    <w:rsid w:val="00472A9C"/>
    <w:rsid w:val="0047310D"/>
    <w:rsid w:val="004743C0"/>
    <w:rsid w:val="004744DF"/>
    <w:rsid w:val="004744F4"/>
    <w:rsid w:val="00474511"/>
    <w:rsid w:val="004749E1"/>
    <w:rsid w:val="00474AE7"/>
    <w:rsid w:val="00474D72"/>
    <w:rsid w:val="00475423"/>
    <w:rsid w:val="00476058"/>
    <w:rsid w:val="00476888"/>
    <w:rsid w:val="004768DF"/>
    <w:rsid w:val="00477200"/>
    <w:rsid w:val="004772F6"/>
    <w:rsid w:val="00477DDE"/>
    <w:rsid w:val="00480039"/>
    <w:rsid w:val="00480898"/>
    <w:rsid w:val="00480C09"/>
    <w:rsid w:val="00482571"/>
    <w:rsid w:val="00482984"/>
    <w:rsid w:val="00482FE7"/>
    <w:rsid w:val="004834D5"/>
    <w:rsid w:val="00483A87"/>
    <w:rsid w:val="00483ABC"/>
    <w:rsid w:val="00484CA5"/>
    <w:rsid w:val="00484D2C"/>
    <w:rsid w:val="00485AF7"/>
    <w:rsid w:val="00485BE6"/>
    <w:rsid w:val="00486629"/>
    <w:rsid w:val="00486A3D"/>
    <w:rsid w:val="00487D9A"/>
    <w:rsid w:val="00487DA0"/>
    <w:rsid w:val="004904FD"/>
    <w:rsid w:val="0049058F"/>
    <w:rsid w:val="004909D1"/>
    <w:rsid w:val="004913C4"/>
    <w:rsid w:val="0049182C"/>
    <w:rsid w:val="004924C7"/>
    <w:rsid w:val="00492930"/>
    <w:rsid w:val="00492D9E"/>
    <w:rsid w:val="00493FCF"/>
    <w:rsid w:val="0049499E"/>
    <w:rsid w:val="00494A9F"/>
    <w:rsid w:val="00494B97"/>
    <w:rsid w:val="00494CDD"/>
    <w:rsid w:val="004952F7"/>
    <w:rsid w:val="00495641"/>
    <w:rsid w:val="004960CB"/>
    <w:rsid w:val="00496E4F"/>
    <w:rsid w:val="0049750B"/>
    <w:rsid w:val="00497572"/>
    <w:rsid w:val="00497D65"/>
    <w:rsid w:val="004A00A0"/>
    <w:rsid w:val="004A027D"/>
    <w:rsid w:val="004A12C8"/>
    <w:rsid w:val="004A3392"/>
    <w:rsid w:val="004A344C"/>
    <w:rsid w:val="004A3614"/>
    <w:rsid w:val="004A37F9"/>
    <w:rsid w:val="004A4112"/>
    <w:rsid w:val="004A46A4"/>
    <w:rsid w:val="004A46AC"/>
    <w:rsid w:val="004A4D0F"/>
    <w:rsid w:val="004A522F"/>
    <w:rsid w:val="004A556B"/>
    <w:rsid w:val="004A5810"/>
    <w:rsid w:val="004A5E93"/>
    <w:rsid w:val="004A6604"/>
    <w:rsid w:val="004A6B5C"/>
    <w:rsid w:val="004A75F1"/>
    <w:rsid w:val="004A7AB7"/>
    <w:rsid w:val="004A7B4E"/>
    <w:rsid w:val="004A7C17"/>
    <w:rsid w:val="004B0306"/>
    <w:rsid w:val="004B07D1"/>
    <w:rsid w:val="004B1152"/>
    <w:rsid w:val="004B22B2"/>
    <w:rsid w:val="004B2531"/>
    <w:rsid w:val="004B358D"/>
    <w:rsid w:val="004B3F28"/>
    <w:rsid w:val="004B45E5"/>
    <w:rsid w:val="004B4D23"/>
    <w:rsid w:val="004B63E7"/>
    <w:rsid w:val="004B6AB0"/>
    <w:rsid w:val="004B78EC"/>
    <w:rsid w:val="004C11A4"/>
    <w:rsid w:val="004C21BB"/>
    <w:rsid w:val="004C2F90"/>
    <w:rsid w:val="004C356B"/>
    <w:rsid w:val="004C3DCE"/>
    <w:rsid w:val="004C4193"/>
    <w:rsid w:val="004C42E3"/>
    <w:rsid w:val="004C492C"/>
    <w:rsid w:val="004C537F"/>
    <w:rsid w:val="004C6077"/>
    <w:rsid w:val="004C6EA2"/>
    <w:rsid w:val="004C7234"/>
    <w:rsid w:val="004C797C"/>
    <w:rsid w:val="004C7CAC"/>
    <w:rsid w:val="004D08DA"/>
    <w:rsid w:val="004D118B"/>
    <w:rsid w:val="004D238F"/>
    <w:rsid w:val="004D272F"/>
    <w:rsid w:val="004D313D"/>
    <w:rsid w:val="004D34A9"/>
    <w:rsid w:val="004D3998"/>
    <w:rsid w:val="004D3A02"/>
    <w:rsid w:val="004D51C5"/>
    <w:rsid w:val="004D586D"/>
    <w:rsid w:val="004D669C"/>
    <w:rsid w:val="004D763B"/>
    <w:rsid w:val="004E08D0"/>
    <w:rsid w:val="004E0BAE"/>
    <w:rsid w:val="004E0FD1"/>
    <w:rsid w:val="004E10EB"/>
    <w:rsid w:val="004E1241"/>
    <w:rsid w:val="004E1348"/>
    <w:rsid w:val="004E13FC"/>
    <w:rsid w:val="004E1BF6"/>
    <w:rsid w:val="004E315B"/>
    <w:rsid w:val="004E328F"/>
    <w:rsid w:val="004E3532"/>
    <w:rsid w:val="004E3685"/>
    <w:rsid w:val="004E3A62"/>
    <w:rsid w:val="004E3AF3"/>
    <w:rsid w:val="004E413F"/>
    <w:rsid w:val="004E4224"/>
    <w:rsid w:val="004E5EF5"/>
    <w:rsid w:val="004E752D"/>
    <w:rsid w:val="004E76BA"/>
    <w:rsid w:val="004F1241"/>
    <w:rsid w:val="004F12DA"/>
    <w:rsid w:val="004F14AE"/>
    <w:rsid w:val="004F1F50"/>
    <w:rsid w:val="004F25D8"/>
    <w:rsid w:val="004F322F"/>
    <w:rsid w:val="004F3800"/>
    <w:rsid w:val="004F3D23"/>
    <w:rsid w:val="004F4673"/>
    <w:rsid w:val="004F495B"/>
    <w:rsid w:val="004F4CD5"/>
    <w:rsid w:val="004F4F4B"/>
    <w:rsid w:val="004F5639"/>
    <w:rsid w:val="004F619A"/>
    <w:rsid w:val="004F657B"/>
    <w:rsid w:val="004F68B6"/>
    <w:rsid w:val="004F6B54"/>
    <w:rsid w:val="004F7609"/>
    <w:rsid w:val="00500BAA"/>
    <w:rsid w:val="0050186F"/>
    <w:rsid w:val="00502438"/>
    <w:rsid w:val="00502EE0"/>
    <w:rsid w:val="005038CF"/>
    <w:rsid w:val="00504BA3"/>
    <w:rsid w:val="00505D8E"/>
    <w:rsid w:val="005070CE"/>
    <w:rsid w:val="0050758F"/>
    <w:rsid w:val="00507EB9"/>
    <w:rsid w:val="00510608"/>
    <w:rsid w:val="00510E54"/>
    <w:rsid w:val="00510EB4"/>
    <w:rsid w:val="0051152A"/>
    <w:rsid w:val="0051183D"/>
    <w:rsid w:val="005120FE"/>
    <w:rsid w:val="005124B5"/>
    <w:rsid w:val="00512B8C"/>
    <w:rsid w:val="00513731"/>
    <w:rsid w:val="00514129"/>
    <w:rsid w:val="00514412"/>
    <w:rsid w:val="00515779"/>
    <w:rsid w:val="00515AA7"/>
    <w:rsid w:val="00516596"/>
    <w:rsid w:val="0051675F"/>
    <w:rsid w:val="005167B6"/>
    <w:rsid w:val="00516D73"/>
    <w:rsid w:val="00516E03"/>
    <w:rsid w:val="00517607"/>
    <w:rsid w:val="005177EC"/>
    <w:rsid w:val="00517C1A"/>
    <w:rsid w:val="00520098"/>
    <w:rsid w:val="00521D28"/>
    <w:rsid w:val="00522D34"/>
    <w:rsid w:val="0052336B"/>
    <w:rsid w:val="00523787"/>
    <w:rsid w:val="00523AEA"/>
    <w:rsid w:val="0052460A"/>
    <w:rsid w:val="00525757"/>
    <w:rsid w:val="00525DEB"/>
    <w:rsid w:val="00525E15"/>
    <w:rsid w:val="005268D3"/>
    <w:rsid w:val="00526CBD"/>
    <w:rsid w:val="00530255"/>
    <w:rsid w:val="0053027D"/>
    <w:rsid w:val="005302E5"/>
    <w:rsid w:val="005304C0"/>
    <w:rsid w:val="005307C8"/>
    <w:rsid w:val="00531C23"/>
    <w:rsid w:val="00532037"/>
    <w:rsid w:val="00532E40"/>
    <w:rsid w:val="00533227"/>
    <w:rsid w:val="00533751"/>
    <w:rsid w:val="00534A4F"/>
    <w:rsid w:val="00534A95"/>
    <w:rsid w:val="005359FB"/>
    <w:rsid w:val="00535ADA"/>
    <w:rsid w:val="00535FE1"/>
    <w:rsid w:val="00536022"/>
    <w:rsid w:val="00536093"/>
    <w:rsid w:val="005360E6"/>
    <w:rsid w:val="005363F9"/>
    <w:rsid w:val="005363FD"/>
    <w:rsid w:val="00536D8A"/>
    <w:rsid w:val="00537106"/>
    <w:rsid w:val="005402C6"/>
    <w:rsid w:val="00540DBA"/>
    <w:rsid w:val="005412A2"/>
    <w:rsid w:val="00541539"/>
    <w:rsid w:val="00541AF1"/>
    <w:rsid w:val="005423AB"/>
    <w:rsid w:val="005431BA"/>
    <w:rsid w:val="005431F1"/>
    <w:rsid w:val="005439D5"/>
    <w:rsid w:val="00543B54"/>
    <w:rsid w:val="0054542E"/>
    <w:rsid w:val="005460BF"/>
    <w:rsid w:val="00546626"/>
    <w:rsid w:val="00546C2D"/>
    <w:rsid w:val="00546E36"/>
    <w:rsid w:val="00547FBA"/>
    <w:rsid w:val="005509B4"/>
    <w:rsid w:val="005513FC"/>
    <w:rsid w:val="005517BD"/>
    <w:rsid w:val="00551EA7"/>
    <w:rsid w:val="00552B0C"/>
    <w:rsid w:val="00552FF8"/>
    <w:rsid w:val="0055300E"/>
    <w:rsid w:val="00553765"/>
    <w:rsid w:val="00553DF8"/>
    <w:rsid w:val="005540A2"/>
    <w:rsid w:val="00554595"/>
    <w:rsid w:val="00554FE6"/>
    <w:rsid w:val="005554BB"/>
    <w:rsid w:val="00556D0E"/>
    <w:rsid w:val="00556FE4"/>
    <w:rsid w:val="00557553"/>
    <w:rsid w:val="00557686"/>
    <w:rsid w:val="0055773D"/>
    <w:rsid w:val="005578A2"/>
    <w:rsid w:val="00557A57"/>
    <w:rsid w:val="00557BBA"/>
    <w:rsid w:val="0056013F"/>
    <w:rsid w:val="00560E92"/>
    <w:rsid w:val="005619E1"/>
    <w:rsid w:val="0056230B"/>
    <w:rsid w:val="00562A5C"/>
    <w:rsid w:val="00562B05"/>
    <w:rsid w:val="00563314"/>
    <w:rsid w:val="005636B3"/>
    <w:rsid w:val="00563802"/>
    <w:rsid w:val="005638EE"/>
    <w:rsid w:val="005639EC"/>
    <w:rsid w:val="00564934"/>
    <w:rsid w:val="00564BF8"/>
    <w:rsid w:val="00564F0E"/>
    <w:rsid w:val="0056561A"/>
    <w:rsid w:val="005660A7"/>
    <w:rsid w:val="0056691B"/>
    <w:rsid w:val="00566A1A"/>
    <w:rsid w:val="00566D14"/>
    <w:rsid w:val="00566EA8"/>
    <w:rsid w:val="00567649"/>
    <w:rsid w:val="00567970"/>
    <w:rsid w:val="00567CD5"/>
    <w:rsid w:val="005708A6"/>
    <w:rsid w:val="00571009"/>
    <w:rsid w:val="00571709"/>
    <w:rsid w:val="005718D8"/>
    <w:rsid w:val="00572BD6"/>
    <w:rsid w:val="00573860"/>
    <w:rsid w:val="00573E92"/>
    <w:rsid w:val="005740C4"/>
    <w:rsid w:val="005749CD"/>
    <w:rsid w:val="00574C86"/>
    <w:rsid w:val="00575682"/>
    <w:rsid w:val="0057586F"/>
    <w:rsid w:val="00575EA2"/>
    <w:rsid w:val="00576C2B"/>
    <w:rsid w:val="00576F28"/>
    <w:rsid w:val="0057710D"/>
    <w:rsid w:val="005774E7"/>
    <w:rsid w:val="00577C56"/>
    <w:rsid w:val="00577DA2"/>
    <w:rsid w:val="00580049"/>
    <w:rsid w:val="005806F2"/>
    <w:rsid w:val="00580EBB"/>
    <w:rsid w:val="00580EC5"/>
    <w:rsid w:val="00581027"/>
    <w:rsid w:val="0058128E"/>
    <w:rsid w:val="005812E8"/>
    <w:rsid w:val="00581BD9"/>
    <w:rsid w:val="0058232D"/>
    <w:rsid w:val="005835C6"/>
    <w:rsid w:val="0058398A"/>
    <w:rsid w:val="00583FE6"/>
    <w:rsid w:val="00584315"/>
    <w:rsid w:val="00584DA4"/>
    <w:rsid w:val="00585F2D"/>
    <w:rsid w:val="00586E3A"/>
    <w:rsid w:val="005901CA"/>
    <w:rsid w:val="005903A8"/>
    <w:rsid w:val="00590E98"/>
    <w:rsid w:val="00591451"/>
    <w:rsid w:val="00591496"/>
    <w:rsid w:val="00591864"/>
    <w:rsid w:val="00591A1F"/>
    <w:rsid w:val="005927A1"/>
    <w:rsid w:val="00592965"/>
    <w:rsid w:val="00593261"/>
    <w:rsid w:val="005933F2"/>
    <w:rsid w:val="00593551"/>
    <w:rsid w:val="00594388"/>
    <w:rsid w:val="00595912"/>
    <w:rsid w:val="005965E0"/>
    <w:rsid w:val="005966AF"/>
    <w:rsid w:val="005969F2"/>
    <w:rsid w:val="005969FC"/>
    <w:rsid w:val="0059771F"/>
    <w:rsid w:val="00597845"/>
    <w:rsid w:val="005A05D7"/>
    <w:rsid w:val="005A074D"/>
    <w:rsid w:val="005A0917"/>
    <w:rsid w:val="005A105D"/>
    <w:rsid w:val="005A1078"/>
    <w:rsid w:val="005A163F"/>
    <w:rsid w:val="005A1D4E"/>
    <w:rsid w:val="005A1FE8"/>
    <w:rsid w:val="005A2731"/>
    <w:rsid w:val="005A2802"/>
    <w:rsid w:val="005A2D31"/>
    <w:rsid w:val="005A32C9"/>
    <w:rsid w:val="005A36E7"/>
    <w:rsid w:val="005A3911"/>
    <w:rsid w:val="005A42F3"/>
    <w:rsid w:val="005A4341"/>
    <w:rsid w:val="005A4379"/>
    <w:rsid w:val="005A4D4D"/>
    <w:rsid w:val="005A4D6B"/>
    <w:rsid w:val="005A5806"/>
    <w:rsid w:val="005A59E4"/>
    <w:rsid w:val="005A5D9E"/>
    <w:rsid w:val="005A63F2"/>
    <w:rsid w:val="005A6A16"/>
    <w:rsid w:val="005A6A7F"/>
    <w:rsid w:val="005A6AE9"/>
    <w:rsid w:val="005A6C87"/>
    <w:rsid w:val="005A7017"/>
    <w:rsid w:val="005A7DB4"/>
    <w:rsid w:val="005B0566"/>
    <w:rsid w:val="005B0E92"/>
    <w:rsid w:val="005B1224"/>
    <w:rsid w:val="005B1A24"/>
    <w:rsid w:val="005B2085"/>
    <w:rsid w:val="005B2454"/>
    <w:rsid w:val="005B27FC"/>
    <w:rsid w:val="005B2D55"/>
    <w:rsid w:val="005B2DE7"/>
    <w:rsid w:val="005B32F1"/>
    <w:rsid w:val="005B3AF2"/>
    <w:rsid w:val="005B3F70"/>
    <w:rsid w:val="005B3F98"/>
    <w:rsid w:val="005B41CD"/>
    <w:rsid w:val="005B467A"/>
    <w:rsid w:val="005B52EC"/>
    <w:rsid w:val="005B5425"/>
    <w:rsid w:val="005B542A"/>
    <w:rsid w:val="005B6352"/>
    <w:rsid w:val="005B6378"/>
    <w:rsid w:val="005B65CE"/>
    <w:rsid w:val="005B687E"/>
    <w:rsid w:val="005B6B20"/>
    <w:rsid w:val="005B772D"/>
    <w:rsid w:val="005B7A84"/>
    <w:rsid w:val="005B7B18"/>
    <w:rsid w:val="005C0301"/>
    <w:rsid w:val="005C0599"/>
    <w:rsid w:val="005C0A0E"/>
    <w:rsid w:val="005C1643"/>
    <w:rsid w:val="005C1A9D"/>
    <w:rsid w:val="005C22FE"/>
    <w:rsid w:val="005C26AB"/>
    <w:rsid w:val="005C2A40"/>
    <w:rsid w:val="005C2E11"/>
    <w:rsid w:val="005C3284"/>
    <w:rsid w:val="005C380B"/>
    <w:rsid w:val="005C3DF1"/>
    <w:rsid w:val="005C3E4F"/>
    <w:rsid w:val="005C4B22"/>
    <w:rsid w:val="005C5524"/>
    <w:rsid w:val="005C5633"/>
    <w:rsid w:val="005C59EA"/>
    <w:rsid w:val="005C6545"/>
    <w:rsid w:val="005D0360"/>
    <w:rsid w:val="005D0369"/>
    <w:rsid w:val="005D04FD"/>
    <w:rsid w:val="005D054F"/>
    <w:rsid w:val="005D07B6"/>
    <w:rsid w:val="005D0C91"/>
    <w:rsid w:val="005D0E64"/>
    <w:rsid w:val="005D0F6D"/>
    <w:rsid w:val="005D1B12"/>
    <w:rsid w:val="005D1EF8"/>
    <w:rsid w:val="005D2651"/>
    <w:rsid w:val="005D2725"/>
    <w:rsid w:val="005D35A9"/>
    <w:rsid w:val="005D471F"/>
    <w:rsid w:val="005D475A"/>
    <w:rsid w:val="005D50EC"/>
    <w:rsid w:val="005D55F1"/>
    <w:rsid w:val="005D5930"/>
    <w:rsid w:val="005D62A3"/>
    <w:rsid w:val="005D6444"/>
    <w:rsid w:val="005D6726"/>
    <w:rsid w:val="005D69C6"/>
    <w:rsid w:val="005D6F8E"/>
    <w:rsid w:val="005D7056"/>
    <w:rsid w:val="005D749F"/>
    <w:rsid w:val="005D7AEC"/>
    <w:rsid w:val="005E0576"/>
    <w:rsid w:val="005E0BCA"/>
    <w:rsid w:val="005E1C6A"/>
    <w:rsid w:val="005E232A"/>
    <w:rsid w:val="005E25C2"/>
    <w:rsid w:val="005E31D5"/>
    <w:rsid w:val="005E3D7A"/>
    <w:rsid w:val="005E40C8"/>
    <w:rsid w:val="005E4326"/>
    <w:rsid w:val="005E456D"/>
    <w:rsid w:val="005E4D94"/>
    <w:rsid w:val="005E4F9D"/>
    <w:rsid w:val="005E6B1E"/>
    <w:rsid w:val="005E6E6F"/>
    <w:rsid w:val="005E6E86"/>
    <w:rsid w:val="005E7BA9"/>
    <w:rsid w:val="005E7F00"/>
    <w:rsid w:val="005F048F"/>
    <w:rsid w:val="005F0ADD"/>
    <w:rsid w:val="005F103E"/>
    <w:rsid w:val="005F1641"/>
    <w:rsid w:val="005F1B90"/>
    <w:rsid w:val="005F1D18"/>
    <w:rsid w:val="005F1ED0"/>
    <w:rsid w:val="005F25FD"/>
    <w:rsid w:val="005F2F6E"/>
    <w:rsid w:val="005F32E9"/>
    <w:rsid w:val="005F4531"/>
    <w:rsid w:val="005F4962"/>
    <w:rsid w:val="005F4E11"/>
    <w:rsid w:val="005F4F6A"/>
    <w:rsid w:val="005F4FBA"/>
    <w:rsid w:val="005F4FC2"/>
    <w:rsid w:val="005F5743"/>
    <w:rsid w:val="005F664E"/>
    <w:rsid w:val="005F7011"/>
    <w:rsid w:val="005F71B5"/>
    <w:rsid w:val="005F76A9"/>
    <w:rsid w:val="006000C6"/>
    <w:rsid w:val="006007AB"/>
    <w:rsid w:val="00600AEE"/>
    <w:rsid w:val="00600D43"/>
    <w:rsid w:val="006012C9"/>
    <w:rsid w:val="00601D00"/>
    <w:rsid w:val="006026F7"/>
    <w:rsid w:val="00602A77"/>
    <w:rsid w:val="006038B3"/>
    <w:rsid w:val="00603D26"/>
    <w:rsid w:val="00603D60"/>
    <w:rsid w:val="00604075"/>
    <w:rsid w:val="006041C9"/>
    <w:rsid w:val="00604B59"/>
    <w:rsid w:val="00604C2A"/>
    <w:rsid w:val="006053D4"/>
    <w:rsid w:val="006057F2"/>
    <w:rsid w:val="006067CA"/>
    <w:rsid w:val="00606C2C"/>
    <w:rsid w:val="00607900"/>
    <w:rsid w:val="00607FB3"/>
    <w:rsid w:val="00610106"/>
    <w:rsid w:val="0061013B"/>
    <w:rsid w:val="00610417"/>
    <w:rsid w:val="00610A83"/>
    <w:rsid w:val="00610A91"/>
    <w:rsid w:val="006113BB"/>
    <w:rsid w:val="006119DE"/>
    <w:rsid w:val="00612706"/>
    <w:rsid w:val="00613180"/>
    <w:rsid w:val="00613240"/>
    <w:rsid w:val="00613E97"/>
    <w:rsid w:val="00614087"/>
    <w:rsid w:val="00614285"/>
    <w:rsid w:val="00614553"/>
    <w:rsid w:val="0061492F"/>
    <w:rsid w:val="00614ADA"/>
    <w:rsid w:val="00614C32"/>
    <w:rsid w:val="00614FD9"/>
    <w:rsid w:val="0061538D"/>
    <w:rsid w:val="00615627"/>
    <w:rsid w:val="006157F8"/>
    <w:rsid w:val="00615E23"/>
    <w:rsid w:val="00616397"/>
    <w:rsid w:val="00616989"/>
    <w:rsid w:val="006200E6"/>
    <w:rsid w:val="00620282"/>
    <w:rsid w:val="0062070A"/>
    <w:rsid w:val="00620CF7"/>
    <w:rsid w:val="00620E34"/>
    <w:rsid w:val="0062131D"/>
    <w:rsid w:val="00621A3C"/>
    <w:rsid w:val="00621F17"/>
    <w:rsid w:val="00622280"/>
    <w:rsid w:val="00622FD2"/>
    <w:rsid w:val="00623680"/>
    <w:rsid w:val="006237CD"/>
    <w:rsid w:val="00623D1B"/>
    <w:rsid w:val="00624456"/>
    <w:rsid w:val="00624ED0"/>
    <w:rsid w:val="00625138"/>
    <w:rsid w:val="006267A5"/>
    <w:rsid w:val="006267E3"/>
    <w:rsid w:val="00626FA0"/>
    <w:rsid w:val="00627D03"/>
    <w:rsid w:val="00627D99"/>
    <w:rsid w:val="00627E31"/>
    <w:rsid w:val="0063061F"/>
    <w:rsid w:val="006306A4"/>
    <w:rsid w:val="006307EB"/>
    <w:rsid w:val="006309ED"/>
    <w:rsid w:val="006311C3"/>
    <w:rsid w:val="00631B9A"/>
    <w:rsid w:val="0063289A"/>
    <w:rsid w:val="006337A3"/>
    <w:rsid w:val="00635976"/>
    <w:rsid w:val="006369B9"/>
    <w:rsid w:val="006401A1"/>
    <w:rsid w:val="006405C7"/>
    <w:rsid w:val="0064086E"/>
    <w:rsid w:val="00640AC5"/>
    <w:rsid w:val="00640C24"/>
    <w:rsid w:val="006419CC"/>
    <w:rsid w:val="00641A58"/>
    <w:rsid w:val="00641A6C"/>
    <w:rsid w:val="00642B7C"/>
    <w:rsid w:val="006440BD"/>
    <w:rsid w:val="00644B65"/>
    <w:rsid w:val="006456B3"/>
    <w:rsid w:val="00645E15"/>
    <w:rsid w:val="00646136"/>
    <w:rsid w:val="0064674F"/>
    <w:rsid w:val="00646974"/>
    <w:rsid w:val="00650B5A"/>
    <w:rsid w:val="00650DF7"/>
    <w:rsid w:val="00650E66"/>
    <w:rsid w:val="00650EED"/>
    <w:rsid w:val="00650F69"/>
    <w:rsid w:val="006511AF"/>
    <w:rsid w:val="00651AC1"/>
    <w:rsid w:val="00651C18"/>
    <w:rsid w:val="0065233E"/>
    <w:rsid w:val="00652960"/>
    <w:rsid w:val="00653A6E"/>
    <w:rsid w:val="00653C9F"/>
    <w:rsid w:val="00653D4F"/>
    <w:rsid w:val="006543AA"/>
    <w:rsid w:val="00654677"/>
    <w:rsid w:val="00654ED6"/>
    <w:rsid w:val="0065532F"/>
    <w:rsid w:val="00655855"/>
    <w:rsid w:val="0065626A"/>
    <w:rsid w:val="00656F1C"/>
    <w:rsid w:val="00657260"/>
    <w:rsid w:val="00657715"/>
    <w:rsid w:val="0066048A"/>
    <w:rsid w:val="006607BE"/>
    <w:rsid w:val="0066088D"/>
    <w:rsid w:val="00660DB4"/>
    <w:rsid w:val="00661779"/>
    <w:rsid w:val="00661E13"/>
    <w:rsid w:val="00662E3D"/>
    <w:rsid w:val="006633BF"/>
    <w:rsid w:val="00663AB4"/>
    <w:rsid w:val="00664E71"/>
    <w:rsid w:val="00664F6B"/>
    <w:rsid w:val="00664F74"/>
    <w:rsid w:val="00665308"/>
    <w:rsid w:val="0066635B"/>
    <w:rsid w:val="006664B0"/>
    <w:rsid w:val="006666DE"/>
    <w:rsid w:val="00666EE9"/>
    <w:rsid w:val="00667AD5"/>
    <w:rsid w:val="006702CC"/>
    <w:rsid w:val="0067235C"/>
    <w:rsid w:val="006724CA"/>
    <w:rsid w:val="00673210"/>
    <w:rsid w:val="0067346E"/>
    <w:rsid w:val="00674168"/>
    <w:rsid w:val="0067555D"/>
    <w:rsid w:val="00675AC0"/>
    <w:rsid w:val="00675E0E"/>
    <w:rsid w:val="00676151"/>
    <w:rsid w:val="006764E8"/>
    <w:rsid w:val="00676C94"/>
    <w:rsid w:val="00677871"/>
    <w:rsid w:val="00680676"/>
    <w:rsid w:val="00680750"/>
    <w:rsid w:val="006807E1"/>
    <w:rsid w:val="006814A2"/>
    <w:rsid w:val="0068180F"/>
    <w:rsid w:val="00681973"/>
    <w:rsid w:val="00681B7F"/>
    <w:rsid w:val="00681BC0"/>
    <w:rsid w:val="00681D45"/>
    <w:rsid w:val="006820CC"/>
    <w:rsid w:val="00682F43"/>
    <w:rsid w:val="00683D6B"/>
    <w:rsid w:val="006849E5"/>
    <w:rsid w:val="00684D31"/>
    <w:rsid w:val="00685EA0"/>
    <w:rsid w:val="0068681D"/>
    <w:rsid w:val="0068733E"/>
    <w:rsid w:val="006875F6"/>
    <w:rsid w:val="00687698"/>
    <w:rsid w:val="00687A54"/>
    <w:rsid w:val="00687E81"/>
    <w:rsid w:val="0069003D"/>
    <w:rsid w:val="006900F6"/>
    <w:rsid w:val="00690820"/>
    <w:rsid w:val="00690915"/>
    <w:rsid w:val="00691444"/>
    <w:rsid w:val="0069169F"/>
    <w:rsid w:val="00691933"/>
    <w:rsid w:val="00691B6C"/>
    <w:rsid w:val="00691DF5"/>
    <w:rsid w:val="00691E88"/>
    <w:rsid w:val="006921EE"/>
    <w:rsid w:val="00692212"/>
    <w:rsid w:val="006927E6"/>
    <w:rsid w:val="00692909"/>
    <w:rsid w:val="006933C9"/>
    <w:rsid w:val="0069358B"/>
    <w:rsid w:val="006941FC"/>
    <w:rsid w:val="00694CF1"/>
    <w:rsid w:val="00694ED8"/>
    <w:rsid w:val="00695536"/>
    <w:rsid w:val="0069583A"/>
    <w:rsid w:val="00695967"/>
    <w:rsid w:val="006959DD"/>
    <w:rsid w:val="00695F6A"/>
    <w:rsid w:val="00695FC5"/>
    <w:rsid w:val="00696030"/>
    <w:rsid w:val="00697191"/>
    <w:rsid w:val="006971A8"/>
    <w:rsid w:val="00697F38"/>
    <w:rsid w:val="006A0414"/>
    <w:rsid w:val="006A075D"/>
    <w:rsid w:val="006A0CC7"/>
    <w:rsid w:val="006A1A97"/>
    <w:rsid w:val="006A323E"/>
    <w:rsid w:val="006A3266"/>
    <w:rsid w:val="006A354C"/>
    <w:rsid w:val="006A392B"/>
    <w:rsid w:val="006A3A51"/>
    <w:rsid w:val="006A42F7"/>
    <w:rsid w:val="006A44D2"/>
    <w:rsid w:val="006A48D8"/>
    <w:rsid w:val="006A4D66"/>
    <w:rsid w:val="006A5FEF"/>
    <w:rsid w:val="006A6A64"/>
    <w:rsid w:val="006A78E4"/>
    <w:rsid w:val="006A7FD4"/>
    <w:rsid w:val="006B074D"/>
    <w:rsid w:val="006B0D59"/>
    <w:rsid w:val="006B1598"/>
    <w:rsid w:val="006B1640"/>
    <w:rsid w:val="006B187B"/>
    <w:rsid w:val="006B239F"/>
    <w:rsid w:val="006B2934"/>
    <w:rsid w:val="006B2FDD"/>
    <w:rsid w:val="006B3219"/>
    <w:rsid w:val="006B3E79"/>
    <w:rsid w:val="006B567F"/>
    <w:rsid w:val="006B57C4"/>
    <w:rsid w:val="006B6921"/>
    <w:rsid w:val="006B7AC0"/>
    <w:rsid w:val="006C02AB"/>
    <w:rsid w:val="006C0EEE"/>
    <w:rsid w:val="006C1263"/>
    <w:rsid w:val="006C214E"/>
    <w:rsid w:val="006C23A6"/>
    <w:rsid w:val="006C2FE4"/>
    <w:rsid w:val="006C3910"/>
    <w:rsid w:val="006C4205"/>
    <w:rsid w:val="006C4538"/>
    <w:rsid w:val="006C614C"/>
    <w:rsid w:val="006C7004"/>
    <w:rsid w:val="006C72E4"/>
    <w:rsid w:val="006C73C8"/>
    <w:rsid w:val="006C75BA"/>
    <w:rsid w:val="006C772B"/>
    <w:rsid w:val="006D0838"/>
    <w:rsid w:val="006D0911"/>
    <w:rsid w:val="006D16C9"/>
    <w:rsid w:val="006D1B72"/>
    <w:rsid w:val="006D1CB7"/>
    <w:rsid w:val="006D1E50"/>
    <w:rsid w:val="006D26D5"/>
    <w:rsid w:val="006D2FC9"/>
    <w:rsid w:val="006D5D5B"/>
    <w:rsid w:val="006D6320"/>
    <w:rsid w:val="006D66E3"/>
    <w:rsid w:val="006D6F92"/>
    <w:rsid w:val="006D70EC"/>
    <w:rsid w:val="006D78CC"/>
    <w:rsid w:val="006D7945"/>
    <w:rsid w:val="006D7D5F"/>
    <w:rsid w:val="006E0270"/>
    <w:rsid w:val="006E0E61"/>
    <w:rsid w:val="006E15F3"/>
    <w:rsid w:val="006E1AF3"/>
    <w:rsid w:val="006E1EBC"/>
    <w:rsid w:val="006E2096"/>
    <w:rsid w:val="006E289C"/>
    <w:rsid w:val="006E2BF8"/>
    <w:rsid w:val="006E3168"/>
    <w:rsid w:val="006E341F"/>
    <w:rsid w:val="006E342A"/>
    <w:rsid w:val="006E3B31"/>
    <w:rsid w:val="006E3BD6"/>
    <w:rsid w:val="006E3D16"/>
    <w:rsid w:val="006E4214"/>
    <w:rsid w:val="006E4397"/>
    <w:rsid w:val="006E4BDE"/>
    <w:rsid w:val="006E5563"/>
    <w:rsid w:val="006E5589"/>
    <w:rsid w:val="006E5AE8"/>
    <w:rsid w:val="006E656A"/>
    <w:rsid w:val="006E6BA6"/>
    <w:rsid w:val="006E6DBB"/>
    <w:rsid w:val="006E6E71"/>
    <w:rsid w:val="006E73C0"/>
    <w:rsid w:val="006E7687"/>
    <w:rsid w:val="006E7917"/>
    <w:rsid w:val="006E7AAE"/>
    <w:rsid w:val="006F0613"/>
    <w:rsid w:val="006F1214"/>
    <w:rsid w:val="006F1525"/>
    <w:rsid w:val="006F1730"/>
    <w:rsid w:val="006F1F50"/>
    <w:rsid w:val="006F2164"/>
    <w:rsid w:val="006F27EC"/>
    <w:rsid w:val="006F29C5"/>
    <w:rsid w:val="006F32A0"/>
    <w:rsid w:val="006F36AC"/>
    <w:rsid w:val="006F3720"/>
    <w:rsid w:val="006F3748"/>
    <w:rsid w:val="006F3A34"/>
    <w:rsid w:val="006F3F07"/>
    <w:rsid w:val="006F4162"/>
    <w:rsid w:val="006F4272"/>
    <w:rsid w:val="006F49F4"/>
    <w:rsid w:val="006F4CAE"/>
    <w:rsid w:val="006F4DA9"/>
    <w:rsid w:val="006F4DBC"/>
    <w:rsid w:val="006F626D"/>
    <w:rsid w:val="006F6AB6"/>
    <w:rsid w:val="006F6F96"/>
    <w:rsid w:val="006F7742"/>
    <w:rsid w:val="006F7D95"/>
    <w:rsid w:val="0070117F"/>
    <w:rsid w:val="007011CF"/>
    <w:rsid w:val="007013CD"/>
    <w:rsid w:val="00701BC3"/>
    <w:rsid w:val="00701BD7"/>
    <w:rsid w:val="00701C76"/>
    <w:rsid w:val="00701F8D"/>
    <w:rsid w:val="00703B21"/>
    <w:rsid w:val="00703BFA"/>
    <w:rsid w:val="00704145"/>
    <w:rsid w:val="00704661"/>
    <w:rsid w:val="0070476A"/>
    <w:rsid w:val="007047AA"/>
    <w:rsid w:val="007047EE"/>
    <w:rsid w:val="00704967"/>
    <w:rsid w:val="007052B2"/>
    <w:rsid w:val="00705606"/>
    <w:rsid w:val="007063C6"/>
    <w:rsid w:val="00706815"/>
    <w:rsid w:val="00706839"/>
    <w:rsid w:val="00706BAC"/>
    <w:rsid w:val="00706F1C"/>
    <w:rsid w:val="0070731A"/>
    <w:rsid w:val="007076D6"/>
    <w:rsid w:val="00707BF0"/>
    <w:rsid w:val="0071075D"/>
    <w:rsid w:val="007107D1"/>
    <w:rsid w:val="00710DC3"/>
    <w:rsid w:val="00711771"/>
    <w:rsid w:val="00712163"/>
    <w:rsid w:val="0071219D"/>
    <w:rsid w:val="007126F6"/>
    <w:rsid w:val="00712872"/>
    <w:rsid w:val="00712D0F"/>
    <w:rsid w:val="00712D13"/>
    <w:rsid w:val="00713244"/>
    <w:rsid w:val="00713281"/>
    <w:rsid w:val="00713C42"/>
    <w:rsid w:val="0071459D"/>
    <w:rsid w:val="0071493E"/>
    <w:rsid w:val="00714BC9"/>
    <w:rsid w:val="00715CA0"/>
    <w:rsid w:val="00716441"/>
    <w:rsid w:val="007176A8"/>
    <w:rsid w:val="00717D07"/>
    <w:rsid w:val="00717D6D"/>
    <w:rsid w:val="00720066"/>
    <w:rsid w:val="00720799"/>
    <w:rsid w:val="00721684"/>
    <w:rsid w:val="007217D0"/>
    <w:rsid w:val="00721B4C"/>
    <w:rsid w:val="00721D65"/>
    <w:rsid w:val="00722868"/>
    <w:rsid w:val="007230F7"/>
    <w:rsid w:val="0072321E"/>
    <w:rsid w:val="007232B9"/>
    <w:rsid w:val="007242B3"/>
    <w:rsid w:val="007243CD"/>
    <w:rsid w:val="007248B3"/>
    <w:rsid w:val="00724997"/>
    <w:rsid w:val="00724F42"/>
    <w:rsid w:val="00725697"/>
    <w:rsid w:val="00725747"/>
    <w:rsid w:val="007262EE"/>
    <w:rsid w:val="00727362"/>
    <w:rsid w:val="00727513"/>
    <w:rsid w:val="007279B8"/>
    <w:rsid w:val="00727A89"/>
    <w:rsid w:val="00730C87"/>
    <w:rsid w:val="0073105A"/>
    <w:rsid w:val="00731294"/>
    <w:rsid w:val="00731684"/>
    <w:rsid w:val="00731873"/>
    <w:rsid w:val="00731B14"/>
    <w:rsid w:val="00731B47"/>
    <w:rsid w:val="00731C39"/>
    <w:rsid w:val="007320E9"/>
    <w:rsid w:val="00732302"/>
    <w:rsid w:val="007325EB"/>
    <w:rsid w:val="007332A3"/>
    <w:rsid w:val="0073348A"/>
    <w:rsid w:val="007334D2"/>
    <w:rsid w:val="00733568"/>
    <w:rsid w:val="00733C75"/>
    <w:rsid w:val="00733D4E"/>
    <w:rsid w:val="00734259"/>
    <w:rsid w:val="00734DC5"/>
    <w:rsid w:val="007366F5"/>
    <w:rsid w:val="007367C4"/>
    <w:rsid w:val="00737630"/>
    <w:rsid w:val="0073796E"/>
    <w:rsid w:val="0073797A"/>
    <w:rsid w:val="00737D3A"/>
    <w:rsid w:val="00737EAF"/>
    <w:rsid w:val="00737F82"/>
    <w:rsid w:val="007404E4"/>
    <w:rsid w:val="00741161"/>
    <w:rsid w:val="00741947"/>
    <w:rsid w:val="00741FCB"/>
    <w:rsid w:val="007421B4"/>
    <w:rsid w:val="00742C68"/>
    <w:rsid w:val="007432DD"/>
    <w:rsid w:val="00743833"/>
    <w:rsid w:val="00744178"/>
    <w:rsid w:val="00745637"/>
    <w:rsid w:val="007459C3"/>
    <w:rsid w:val="00745E59"/>
    <w:rsid w:val="007460E6"/>
    <w:rsid w:val="007468CA"/>
    <w:rsid w:val="00746EC6"/>
    <w:rsid w:val="00747DDB"/>
    <w:rsid w:val="00750057"/>
    <w:rsid w:val="00750AE0"/>
    <w:rsid w:val="0075111A"/>
    <w:rsid w:val="0075158D"/>
    <w:rsid w:val="00752242"/>
    <w:rsid w:val="00752474"/>
    <w:rsid w:val="007527AA"/>
    <w:rsid w:val="007532A7"/>
    <w:rsid w:val="00753898"/>
    <w:rsid w:val="00754742"/>
    <w:rsid w:val="0075532A"/>
    <w:rsid w:val="007553C1"/>
    <w:rsid w:val="007554DB"/>
    <w:rsid w:val="00755E12"/>
    <w:rsid w:val="00756001"/>
    <w:rsid w:val="007569DE"/>
    <w:rsid w:val="00756C14"/>
    <w:rsid w:val="00757D7A"/>
    <w:rsid w:val="007600B0"/>
    <w:rsid w:val="007604EF"/>
    <w:rsid w:val="00760632"/>
    <w:rsid w:val="007607F4"/>
    <w:rsid w:val="00760F68"/>
    <w:rsid w:val="00761500"/>
    <w:rsid w:val="0076200E"/>
    <w:rsid w:val="0076313A"/>
    <w:rsid w:val="007631F5"/>
    <w:rsid w:val="0076375D"/>
    <w:rsid w:val="0076389A"/>
    <w:rsid w:val="007642CA"/>
    <w:rsid w:val="00764371"/>
    <w:rsid w:val="00764C43"/>
    <w:rsid w:val="00764CF9"/>
    <w:rsid w:val="007657F1"/>
    <w:rsid w:val="00765F4C"/>
    <w:rsid w:val="007661CB"/>
    <w:rsid w:val="00766240"/>
    <w:rsid w:val="00767C68"/>
    <w:rsid w:val="00767EEA"/>
    <w:rsid w:val="007706CB"/>
    <w:rsid w:val="00770A81"/>
    <w:rsid w:val="00770D1D"/>
    <w:rsid w:val="0077119B"/>
    <w:rsid w:val="00771708"/>
    <w:rsid w:val="00771AB4"/>
    <w:rsid w:val="00771C9C"/>
    <w:rsid w:val="00771F35"/>
    <w:rsid w:val="007730CE"/>
    <w:rsid w:val="007733C2"/>
    <w:rsid w:val="0077395E"/>
    <w:rsid w:val="00773F4A"/>
    <w:rsid w:val="00773F88"/>
    <w:rsid w:val="0077403A"/>
    <w:rsid w:val="007741DB"/>
    <w:rsid w:val="007746DD"/>
    <w:rsid w:val="00774A7E"/>
    <w:rsid w:val="00774ECC"/>
    <w:rsid w:val="00776EA9"/>
    <w:rsid w:val="00777023"/>
    <w:rsid w:val="0077706F"/>
    <w:rsid w:val="00780C11"/>
    <w:rsid w:val="00781469"/>
    <w:rsid w:val="00781D06"/>
    <w:rsid w:val="00782430"/>
    <w:rsid w:val="00782874"/>
    <w:rsid w:val="00782AB5"/>
    <w:rsid w:val="00783191"/>
    <w:rsid w:val="0078329B"/>
    <w:rsid w:val="00783B85"/>
    <w:rsid w:val="00784148"/>
    <w:rsid w:val="00784B22"/>
    <w:rsid w:val="00785210"/>
    <w:rsid w:val="00785293"/>
    <w:rsid w:val="0078590D"/>
    <w:rsid w:val="00787400"/>
    <w:rsid w:val="007877A8"/>
    <w:rsid w:val="00791F85"/>
    <w:rsid w:val="00792308"/>
    <w:rsid w:val="0079262C"/>
    <w:rsid w:val="0079292B"/>
    <w:rsid w:val="00794FA1"/>
    <w:rsid w:val="00795C9D"/>
    <w:rsid w:val="00795D88"/>
    <w:rsid w:val="007960F9"/>
    <w:rsid w:val="00796C16"/>
    <w:rsid w:val="00796D72"/>
    <w:rsid w:val="007973D7"/>
    <w:rsid w:val="00797948"/>
    <w:rsid w:val="00797FAC"/>
    <w:rsid w:val="007A0179"/>
    <w:rsid w:val="007A0256"/>
    <w:rsid w:val="007A02A2"/>
    <w:rsid w:val="007A063F"/>
    <w:rsid w:val="007A06AF"/>
    <w:rsid w:val="007A11D3"/>
    <w:rsid w:val="007A1F97"/>
    <w:rsid w:val="007A22DC"/>
    <w:rsid w:val="007A2576"/>
    <w:rsid w:val="007A25ED"/>
    <w:rsid w:val="007A2D20"/>
    <w:rsid w:val="007A3998"/>
    <w:rsid w:val="007A3D16"/>
    <w:rsid w:val="007A3E1E"/>
    <w:rsid w:val="007A4013"/>
    <w:rsid w:val="007A41D1"/>
    <w:rsid w:val="007A41E8"/>
    <w:rsid w:val="007A51BF"/>
    <w:rsid w:val="007A5F8A"/>
    <w:rsid w:val="007A698B"/>
    <w:rsid w:val="007A6CA4"/>
    <w:rsid w:val="007A7D81"/>
    <w:rsid w:val="007B00DE"/>
    <w:rsid w:val="007B0342"/>
    <w:rsid w:val="007B0481"/>
    <w:rsid w:val="007B0500"/>
    <w:rsid w:val="007B0FCD"/>
    <w:rsid w:val="007B1117"/>
    <w:rsid w:val="007B11AE"/>
    <w:rsid w:val="007B127A"/>
    <w:rsid w:val="007B13E2"/>
    <w:rsid w:val="007B235B"/>
    <w:rsid w:val="007B2566"/>
    <w:rsid w:val="007B2D6C"/>
    <w:rsid w:val="007B35A4"/>
    <w:rsid w:val="007B46F0"/>
    <w:rsid w:val="007B4D10"/>
    <w:rsid w:val="007B4F86"/>
    <w:rsid w:val="007B5834"/>
    <w:rsid w:val="007B5C3A"/>
    <w:rsid w:val="007B6462"/>
    <w:rsid w:val="007B65B8"/>
    <w:rsid w:val="007B69B8"/>
    <w:rsid w:val="007B6D58"/>
    <w:rsid w:val="007B7D31"/>
    <w:rsid w:val="007C0224"/>
    <w:rsid w:val="007C0E3E"/>
    <w:rsid w:val="007C13A6"/>
    <w:rsid w:val="007C163E"/>
    <w:rsid w:val="007C25FD"/>
    <w:rsid w:val="007C2A5C"/>
    <w:rsid w:val="007C2BAC"/>
    <w:rsid w:val="007C323F"/>
    <w:rsid w:val="007C33ED"/>
    <w:rsid w:val="007C35D6"/>
    <w:rsid w:val="007C3DB4"/>
    <w:rsid w:val="007C4A80"/>
    <w:rsid w:val="007C4B16"/>
    <w:rsid w:val="007C5910"/>
    <w:rsid w:val="007C6311"/>
    <w:rsid w:val="007C6F59"/>
    <w:rsid w:val="007C6FB7"/>
    <w:rsid w:val="007D0251"/>
    <w:rsid w:val="007D03D9"/>
    <w:rsid w:val="007D064D"/>
    <w:rsid w:val="007D07D5"/>
    <w:rsid w:val="007D09F5"/>
    <w:rsid w:val="007D0BEC"/>
    <w:rsid w:val="007D126B"/>
    <w:rsid w:val="007D126D"/>
    <w:rsid w:val="007D1459"/>
    <w:rsid w:val="007D1C9A"/>
    <w:rsid w:val="007D2875"/>
    <w:rsid w:val="007D29D5"/>
    <w:rsid w:val="007D2B62"/>
    <w:rsid w:val="007D2E36"/>
    <w:rsid w:val="007D2E3C"/>
    <w:rsid w:val="007D30A2"/>
    <w:rsid w:val="007D3D4D"/>
    <w:rsid w:val="007D5029"/>
    <w:rsid w:val="007D511A"/>
    <w:rsid w:val="007D577E"/>
    <w:rsid w:val="007D5A1C"/>
    <w:rsid w:val="007D5AC2"/>
    <w:rsid w:val="007D5E10"/>
    <w:rsid w:val="007D788B"/>
    <w:rsid w:val="007D79D5"/>
    <w:rsid w:val="007E0952"/>
    <w:rsid w:val="007E1101"/>
    <w:rsid w:val="007E146B"/>
    <w:rsid w:val="007E15D2"/>
    <w:rsid w:val="007E1BFE"/>
    <w:rsid w:val="007E1F1B"/>
    <w:rsid w:val="007E1FB4"/>
    <w:rsid w:val="007E231A"/>
    <w:rsid w:val="007E2A3A"/>
    <w:rsid w:val="007E2AC8"/>
    <w:rsid w:val="007E2ED9"/>
    <w:rsid w:val="007E2F0E"/>
    <w:rsid w:val="007E3A4D"/>
    <w:rsid w:val="007E3BD3"/>
    <w:rsid w:val="007E4276"/>
    <w:rsid w:val="007E4948"/>
    <w:rsid w:val="007E57EF"/>
    <w:rsid w:val="007E6140"/>
    <w:rsid w:val="007E7036"/>
    <w:rsid w:val="007E731D"/>
    <w:rsid w:val="007E7520"/>
    <w:rsid w:val="007E7F8A"/>
    <w:rsid w:val="007F001D"/>
    <w:rsid w:val="007F06EC"/>
    <w:rsid w:val="007F1054"/>
    <w:rsid w:val="007F133B"/>
    <w:rsid w:val="007F1CC2"/>
    <w:rsid w:val="007F1D09"/>
    <w:rsid w:val="007F2167"/>
    <w:rsid w:val="007F21E2"/>
    <w:rsid w:val="007F2B61"/>
    <w:rsid w:val="007F3024"/>
    <w:rsid w:val="007F37C8"/>
    <w:rsid w:val="007F474C"/>
    <w:rsid w:val="007F4840"/>
    <w:rsid w:val="007F505D"/>
    <w:rsid w:val="007F6986"/>
    <w:rsid w:val="007F7C0C"/>
    <w:rsid w:val="008003A0"/>
    <w:rsid w:val="00801016"/>
    <w:rsid w:val="00801400"/>
    <w:rsid w:val="008026F9"/>
    <w:rsid w:val="00803BBB"/>
    <w:rsid w:val="00803E3D"/>
    <w:rsid w:val="00803E82"/>
    <w:rsid w:val="008053AA"/>
    <w:rsid w:val="008061CD"/>
    <w:rsid w:val="008067C7"/>
    <w:rsid w:val="008067D1"/>
    <w:rsid w:val="00806965"/>
    <w:rsid w:val="008076E8"/>
    <w:rsid w:val="008079EA"/>
    <w:rsid w:val="00807EF3"/>
    <w:rsid w:val="00807F6A"/>
    <w:rsid w:val="0081051A"/>
    <w:rsid w:val="00810910"/>
    <w:rsid w:val="0081109E"/>
    <w:rsid w:val="008115C6"/>
    <w:rsid w:val="0081194A"/>
    <w:rsid w:val="008125C6"/>
    <w:rsid w:val="00812A12"/>
    <w:rsid w:val="00812CAE"/>
    <w:rsid w:val="008143B4"/>
    <w:rsid w:val="008159DF"/>
    <w:rsid w:val="00815AC7"/>
    <w:rsid w:val="00817720"/>
    <w:rsid w:val="008179FC"/>
    <w:rsid w:val="00821C7C"/>
    <w:rsid w:val="00821F11"/>
    <w:rsid w:val="00822E49"/>
    <w:rsid w:val="008235A8"/>
    <w:rsid w:val="00823EED"/>
    <w:rsid w:val="00824913"/>
    <w:rsid w:val="008250F0"/>
    <w:rsid w:val="00826011"/>
    <w:rsid w:val="008264CB"/>
    <w:rsid w:val="00827100"/>
    <w:rsid w:val="00827975"/>
    <w:rsid w:val="00827C90"/>
    <w:rsid w:val="0083086B"/>
    <w:rsid w:val="00830D42"/>
    <w:rsid w:val="00830D69"/>
    <w:rsid w:val="00831422"/>
    <w:rsid w:val="008315CE"/>
    <w:rsid w:val="00831959"/>
    <w:rsid w:val="00831E2D"/>
    <w:rsid w:val="0083216A"/>
    <w:rsid w:val="00832328"/>
    <w:rsid w:val="00833336"/>
    <w:rsid w:val="00834D93"/>
    <w:rsid w:val="0083518B"/>
    <w:rsid w:val="008351B6"/>
    <w:rsid w:val="00836148"/>
    <w:rsid w:val="00837077"/>
    <w:rsid w:val="00837704"/>
    <w:rsid w:val="00837AD5"/>
    <w:rsid w:val="00837E1E"/>
    <w:rsid w:val="00840234"/>
    <w:rsid w:val="00840B7C"/>
    <w:rsid w:val="00840F49"/>
    <w:rsid w:val="00841E2B"/>
    <w:rsid w:val="00842517"/>
    <w:rsid w:val="008430CF"/>
    <w:rsid w:val="00843F6C"/>
    <w:rsid w:val="008446CC"/>
    <w:rsid w:val="00844904"/>
    <w:rsid w:val="00844DE9"/>
    <w:rsid w:val="0084555A"/>
    <w:rsid w:val="00845AFD"/>
    <w:rsid w:val="00846405"/>
    <w:rsid w:val="008470B5"/>
    <w:rsid w:val="008473FF"/>
    <w:rsid w:val="00850090"/>
    <w:rsid w:val="0085049D"/>
    <w:rsid w:val="00850770"/>
    <w:rsid w:val="008508ED"/>
    <w:rsid w:val="00850C7D"/>
    <w:rsid w:val="00850E6E"/>
    <w:rsid w:val="0085112D"/>
    <w:rsid w:val="00851B22"/>
    <w:rsid w:val="00852330"/>
    <w:rsid w:val="0085331E"/>
    <w:rsid w:val="0085336D"/>
    <w:rsid w:val="00853511"/>
    <w:rsid w:val="0085383C"/>
    <w:rsid w:val="008545F3"/>
    <w:rsid w:val="00854847"/>
    <w:rsid w:val="00854B4D"/>
    <w:rsid w:val="00854F92"/>
    <w:rsid w:val="00856A31"/>
    <w:rsid w:val="00856E54"/>
    <w:rsid w:val="008571B3"/>
    <w:rsid w:val="008571C0"/>
    <w:rsid w:val="0085730F"/>
    <w:rsid w:val="00857AEC"/>
    <w:rsid w:val="00857EE3"/>
    <w:rsid w:val="00860324"/>
    <w:rsid w:val="00860956"/>
    <w:rsid w:val="00860DC9"/>
    <w:rsid w:val="0086110D"/>
    <w:rsid w:val="00861AAC"/>
    <w:rsid w:val="0086214E"/>
    <w:rsid w:val="00862322"/>
    <w:rsid w:val="008623E8"/>
    <w:rsid w:val="00863A80"/>
    <w:rsid w:val="00863D79"/>
    <w:rsid w:val="00864286"/>
    <w:rsid w:val="00864569"/>
    <w:rsid w:val="00864B79"/>
    <w:rsid w:val="00865A88"/>
    <w:rsid w:val="0086657F"/>
    <w:rsid w:val="0086665C"/>
    <w:rsid w:val="0086696D"/>
    <w:rsid w:val="00866CBB"/>
    <w:rsid w:val="008672AE"/>
    <w:rsid w:val="008676C4"/>
    <w:rsid w:val="00867B6A"/>
    <w:rsid w:val="0087030C"/>
    <w:rsid w:val="00870407"/>
    <w:rsid w:val="008707AB"/>
    <w:rsid w:val="00870D49"/>
    <w:rsid w:val="00870D5F"/>
    <w:rsid w:val="00871685"/>
    <w:rsid w:val="008717A2"/>
    <w:rsid w:val="008719DC"/>
    <w:rsid w:val="00872187"/>
    <w:rsid w:val="00872360"/>
    <w:rsid w:val="008741C6"/>
    <w:rsid w:val="008741F1"/>
    <w:rsid w:val="008743C2"/>
    <w:rsid w:val="00874679"/>
    <w:rsid w:val="00874D29"/>
    <w:rsid w:val="00874D4B"/>
    <w:rsid w:val="0087515B"/>
    <w:rsid w:val="00875DC0"/>
    <w:rsid w:val="00877374"/>
    <w:rsid w:val="00877933"/>
    <w:rsid w:val="00877944"/>
    <w:rsid w:val="00877FE7"/>
    <w:rsid w:val="00880910"/>
    <w:rsid w:val="008809B7"/>
    <w:rsid w:val="00881939"/>
    <w:rsid w:val="00881A23"/>
    <w:rsid w:val="00882B95"/>
    <w:rsid w:val="00882CE8"/>
    <w:rsid w:val="00884152"/>
    <w:rsid w:val="00884345"/>
    <w:rsid w:val="00884599"/>
    <w:rsid w:val="00884FDF"/>
    <w:rsid w:val="008854B6"/>
    <w:rsid w:val="00885A31"/>
    <w:rsid w:val="00885E38"/>
    <w:rsid w:val="008861CD"/>
    <w:rsid w:val="0088633B"/>
    <w:rsid w:val="008863C5"/>
    <w:rsid w:val="0088690A"/>
    <w:rsid w:val="00886A85"/>
    <w:rsid w:val="00886AF4"/>
    <w:rsid w:val="00890284"/>
    <w:rsid w:val="00890371"/>
    <w:rsid w:val="00890606"/>
    <w:rsid w:val="00890FD5"/>
    <w:rsid w:val="00891193"/>
    <w:rsid w:val="00891A42"/>
    <w:rsid w:val="00892850"/>
    <w:rsid w:val="0089286F"/>
    <w:rsid w:val="00892E21"/>
    <w:rsid w:val="00892F4D"/>
    <w:rsid w:val="0089306C"/>
    <w:rsid w:val="00893337"/>
    <w:rsid w:val="008941E6"/>
    <w:rsid w:val="00894326"/>
    <w:rsid w:val="00894AEE"/>
    <w:rsid w:val="00895743"/>
    <w:rsid w:val="00895AD0"/>
    <w:rsid w:val="00895ADF"/>
    <w:rsid w:val="00896356"/>
    <w:rsid w:val="00896405"/>
    <w:rsid w:val="00896E87"/>
    <w:rsid w:val="0089726E"/>
    <w:rsid w:val="00897A5C"/>
    <w:rsid w:val="00897A7F"/>
    <w:rsid w:val="00897AD2"/>
    <w:rsid w:val="00897BBF"/>
    <w:rsid w:val="008A0123"/>
    <w:rsid w:val="008A0195"/>
    <w:rsid w:val="008A02A8"/>
    <w:rsid w:val="008A04A2"/>
    <w:rsid w:val="008A08BC"/>
    <w:rsid w:val="008A0922"/>
    <w:rsid w:val="008A11FB"/>
    <w:rsid w:val="008A152E"/>
    <w:rsid w:val="008A19D9"/>
    <w:rsid w:val="008A2442"/>
    <w:rsid w:val="008A32C3"/>
    <w:rsid w:val="008A3497"/>
    <w:rsid w:val="008A3B3D"/>
    <w:rsid w:val="008A3D17"/>
    <w:rsid w:val="008A3DA4"/>
    <w:rsid w:val="008A4319"/>
    <w:rsid w:val="008A43A3"/>
    <w:rsid w:val="008A44E3"/>
    <w:rsid w:val="008A5FF0"/>
    <w:rsid w:val="008A6983"/>
    <w:rsid w:val="008A69C1"/>
    <w:rsid w:val="008B001C"/>
    <w:rsid w:val="008B1040"/>
    <w:rsid w:val="008B11D0"/>
    <w:rsid w:val="008B15F7"/>
    <w:rsid w:val="008B175A"/>
    <w:rsid w:val="008B1A77"/>
    <w:rsid w:val="008B1D94"/>
    <w:rsid w:val="008B20EF"/>
    <w:rsid w:val="008B2410"/>
    <w:rsid w:val="008B2873"/>
    <w:rsid w:val="008B2B91"/>
    <w:rsid w:val="008B3117"/>
    <w:rsid w:val="008B38AB"/>
    <w:rsid w:val="008B46F6"/>
    <w:rsid w:val="008B50D7"/>
    <w:rsid w:val="008B6526"/>
    <w:rsid w:val="008B7337"/>
    <w:rsid w:val="008B7D7B"/>
    <w:rsid w:val="008B7E37"/>
    <w:rsid w:val="008C011F"/>
    <w:rsid w:val="008C0D2C"/>
    <w:rsid w:val="008C10DD"/>
    <w:rsid w:val="008C1504"/>
    <w:rsid w:val="008C1B1D"/>
    <w:rsid w:val="008C1C90"/>
    <w:rsid w:val="008C1F63"/>
    <w:rsid w:val="008C2F8A"/>
    <w:rsid w:val="008C3464"/>
    <w:rsid w:val="008C4600"/>
    <w:rsid w:val="008C4817"/>
    <w:rsid w:val="008C4ECF"/>
    <w:rsid w:val="008C506C"/>
    <w:rsid w:val="008C546E"/>
    <w:rsid w:val="008C58A6"/>
    <w:rsid w:val="008C5D2B"/>
    <w:rsid w:val="008C5F8E"/>
    <w:rsid w:val="008C64E5"/>
    <w:rsid w:val="008C6CA7"/>
    <w:rsid w:val="008C6D67"/>
    <w:rsid w:val="008C705E"/>
    <w:rsid w:val="008C7B00"/>
    <w:rsid w:val="008D05A5"/>
    <w:rsid w:val="008D0A9A"/>
    <w:rsid w:val="008D1D9B"/>
    <w:rsid w:val="008D2488"/>
    <w:rsid w:val="008D2511"/>
    <w:rsid w:val="008D25C2"/>
    <w:rsid w:val="008D3E06"/>
    <w:rsid w:val="008D3F82"/>
    <w:rsid w:val="008D4391"/>
    <w:rsid w:val="008D4CB4"/>
    <w:rsid w:val="008D53A8"/>
    <w:rsid w:val="008D583E"/>
    <w:rsid w:val="008D62F8"/>
    <w:rsid w:val="008D6778"/>
    <w:rsid w:val="008D6E01"/>
    <w:rsid w:val="008D7641"/>
    <w:rsid w:val="008D7732"/>
    <w:rsid w:val="008D7CBA"/>
    <w:rsid w:val="008D7E6D"/>
    <w:rsid w:val="008E0181"/>
    <w:rsid w:val="008E0494"/>
    <w:rsid w:val="008E04E5"/>
    <w:rsid w:val="008E09C5"/>
    <w:rsid w:val="008E1766"/>
    <w:rsid w:val="008E1BAD"/>
    <w:rsid w:val="008E1C48"/>
    <w:rsid w:val="008E1E26"/>
    <w:rsid w:val="008E1F00"/>
    <w:rsid w:val="008E1F70"/>
    <w:rsid w:val="008E1FF4"/>
    <w:rsid w:val="008E2738"/>
    <w:rsid w:val="008E2B4A"/>
    <w:rsid w:val="008E2BE9"/>
    <w:rsid w:val="008E3687"/>
    <w:rsid w:val="008E37A8"/>
    <w:rsid w:val="008E3BB8"/>
    <w:rsid w:val="008E4A06"/>
    <w:rsid w:val="008E4B67"/>
    <w:rsid w:val="008E505F"/>
    <w:rsid w:val="008E5656"/>
    <w:rsid w:val="008E5E34"/>
    <w:rsid w:val="008E6172"/>
    <w:rsid w:val="008E72A6"/>
    <w:rsid w:val="008E7DF6"/>
    <w:rsid w:val="008F0FB0"/>
    <w:rsid w:val="008F1E04"/>
    <w:rsid w:val="008F1FF1"/>
    <w:rsid w:val="008F2586"/>
    <w:rsid w:val="008F2926"/>
    <w:rsid w:val="008F293F"/>
    <w:rsid w:val="008F2A42"/>
    <w:rsid w:val="008F2E64"/>
    <w:rsid w:val="008F4201"/>
    <w:rsid w:val="008F4717"/>
    <w:rsid w:val="008F4AF3"/>
    <w:rsid w:val="008F4E65"/>
    <w:rsid w:val="008F4F46"/>
    <w:rsid w:val="008F5D0D"/>
    <w:rsid w:val="008F5F07"/>
    <w:rsid w:val="008F606A"/>
    <w:rsid w:val="008F606D"/>
    <w:rsid w:val="008F7AEB"/>
    <w:rsid w:val="008F7DF2"/>
    <w:rsid w:val="009000CD"/>
    <w:rsid w:val="0090035B"/>
    <w:rsid w:val="009008CB"/>
    <w:rsid w:val="009025AF"/>
    <w:rsid w:val="009028E5"/>
    <w:rsid w:val="00902AAF"/>
    <w:rsid w:val="00902B86"/>
    <w:rsid w:val="00902ED3"/>
    <w:rsid w:val="009038CF"/>
    <w:rsid w:val="00903D78"/>
    <w:rsid w:val="00903F29"/>
    <w:rsid w:val="0090486B"/>
    <w:rsid w:val="00904BC6"/>
    <w:rsid w:val="0090517C"/>
    <w:rsid w:val="00905725"/>
    <w:rsid w:val="009061FA"/>
    <w:rsid w:val="00906351"/>
    <w:rsid w:val="009064F4"/>
    <w:rsid w:val="0090694E"/>
    <w:rsid w:val="00906DC6"/>
    <w:rsid w:val="00907670"/>
    <w:rsid w:val="00910A3F"/>
    <w:rsid w:val="00910DB5"/>
    <w:rsid w:val="00911D28"/>
    <w:rsid w:val="009120CA"/>
    <w:rsid w:val="009121A1"/>
    <w:rsid w:val="009122AB"/>
    <w:rsid w:val="009127EB"/>
    <w:rsid w:val="00912C0D"/>
    <w:rsid w:val="00912DE4"/>
    <w:rsid w:val="00912E2D"/>
    <w:rsid w:val="00913484"/>
    <w:rsid w:val="009134B7"/>
    <w:rsid w:val="0091358E"/>
    <w:rsid w:val="009135FE"/>
    <w:rsid w:val="009140B2"/>
    <w:rsid w:val="00914DD6"/>
    <w:rsid w:val="00915355"/>
    <w:rsid w:val="009158AF"/>
    <w:rsid w:val="009158E9"/>
    <w:rsid w:val="00916318"/>
    <w:rsid w:val="00916590"/>
    <w:rsid w:val="009169A7"/>
    <w:rsid w:val="00916AA9"/>
    <w:rsid w:val="00917A21"/>
    <w:rsid w:val="00920806"/>
    <w:rsid w:val="00920A91"/>
    <w:rsid w:val="00920EE0"/>
    <w:rsid w:val="00921C89"/>
    <w:rsid w:val="00921D1E"/>
    <w:rsid w:val="0092295F"/>
    <w:rsid w:val="00922DC8"/>
    <w:rsid w:val="009232E1"/>
    <w:rsid w:val="0092384F"/>
    <w:rsid w:val="00923C08"/>
    <w:rsid w:val="00923D04"/>
    <w:rsid w:val="009244B5"/>
    <w:rsid w:val="00924829"/>
    <w:rsid w:val="00925A66"/>
    <w:rsid w:val="00925AED"/>
    <w:rsid w:val="00926297"/>
    <w:rsid w:val="00926328"/>
    <w:rsid w:val="009263EC"/>
    <w:rsid w:val="009263FE"/>
    <w:rsid w:val="0092740A"/>
    <w:rsid w:val="009313C0"/>
    <w:rsid w:val="00931D83"/>
    <w:rsid w:val="00933020"/>
    <w:rsid w:val="0093327A"/>
    <w:rsid w:val="009343CB"/>
    <w:rsid w:val="00934C99"/>
    <w:rsid w:val="0093563B"/>
    <w:rsid w:val="0093572C"/>
    <w:rsid w:val="00935762"/>
    <w:rsid w:val="00935B87"/>
    <w:rsid w:val="009361B4"/>
    <w:rsid w:val="009363E6"/>
    <w:rsid w:val="00936CC9"/>
    <w:rsid w:val="0093710B"/>
    <w:rsid w:val="0093725C"/>
    <w:rsid w:val="009374D9"/>
    <w:rsid w:val="00937B07"/>
    <w:rsid w:val="0094044A"/>
    <w:rsid w:val="009405C4"/>
    <w:rsid w:val="00940725"/>
    <w:rsid w:val="00940A9E"/>
    <w:rsid w:val="00941404"/>
    <w:rsid w:val="00941C8E"/>
    <w:rsid w:val="00941E79"/>
    <w:rsid w:val="00942ADE"/>
    <w:rsid w:val="009434A8"/>
    <w:rsid w:val="009435DA"/>
    <w:rsid w:val="00943777"/>
    <w:rsid w:val="00944FCE"/>
    <w:rsid w:val="009453E5"/>
    <w:rsid w:val="00945A5A"/>
    <w:rsid w:val="00945A78"/>
    <w:rsid w:val="00945FF7"/>
    <w:rsid w:val="009462E8"/>
    <w:rsid w:val="00946F3C"/>
    <w:rsid w:val="009507EB"/>
    <w:rsid w:val="00950B6C"/>
    <w:rsid w:val="00950E8C"/>
    <w:rsid w:val="00951261"/>
    <w:rsid w:val="00951655"/>
    <w:rsid w:val="0095196B"/>
    <w:rsid w:val="00952C21"/>
    <w:rsid w:val="00952DD2"/>
    <w:rsid w:val="00953326"/>
    <w:rsid w:val="009538E6"/>
    <w:rsid w:val="0095507E"/>
    <w:rsid w:val="00955465"/>
    <w:rsid w:val="009555A4"/>
    <w:rsid w:val="009558F8"/>
    <w:rsid w:val="00955BDA"/>
    <w:rsid w:val="00955E79"/>
    <w:rsid w:val="0095663C"/>
    <w:rsid w:val="0095680B"/>
    <w:rsid w:val="00956824"/>
    <w:rsid w:val="00956CBC"/>
    <w:rsid w:val="009570FC"/>
    <w:rsid w:val="0095732F"/>
    <w:rsid w:val="0095782A"/>
    <w:rsid w:val="009579FF"/>
    <w:rsid w:val="00957AAA"/>
    <w:rsid w:val="009600AA"/>
    <w:rsid w:val="009605BA"/>
    <w:rsid w:val="00961D78"/>
    <w:rsid w:val="00961DD7"/>
    <w:rsid w:val="0096212A"/>
    <w:rsid w:val="00962298"/>
    <w:rsid w:val="009624A7"/>
    <w:rsid w:val="00962BAD"/>
    <w:rsid w:val="00962C60"/>
    <w:rsid w:val="00962C75"/>
    <w:rsid w:val="009630FA"/>
    <w:rsid w:val="00963C4C"/>
    <w:rsid w:val="00963EF6"/>
    <w:rsid w:val="00963F73"/>
    <w:rsid w:val="00965CC5"/>
    <w:rsid w:val="0096696A"/>
    <w:rsid w:val="00967222"/>
    <w:rsid w:val="009675DE"/>
    <w:rsid w:val="00967EA2"/>
    <w:rsid w:val="0097021D"/>
    <w:rsid w:val="00971FD0"/>
    <w:rsid w:val="00973217"/>
    <w:rsid w:val="00973267"/>
    <w:rsid w:val="0097405F"/>
    <w:rsid w:val="009744F0"/>
    <w:rsid w:val="009755EB"/>
    <w:rsid w:val="0097575E"/>
    <w:rsid w:val="00975DEC"/>
    <w:rsid w:val="00975EC6"/>
    <w:rsid w:val="0097687B"/>
    <w:rsid w:val="00976CA0"/>
    <w:rsid w:val="0098066B"/>
    <w:rsid w:val="0098122E"/>
    <w:rsid w:val="00981F2B"/>
    <w:rsid w:val="00982ED6"/>
    <w:rsid w:val="00983710"/>
    <w:rsid w:val="00983868"/>
    <w:rsid w:val="00984C07"/>
    <w:rsid w:val="00984E86"/>
    <w:rsid w:val="00985178"/>
    <w:rsid w:val="00985607"/>
    <w:rsid w:val="00985BE4"/>
    <w:rsid w:val="00985DB8"/>
    <w:rsid w:val="00986847"/>
    <w:rsid w:val="00986CB1"/>
    <w:rsid w:val="00987120"/>
    <w:rsid w:val="009872A1"/>
    <w:rsid w:val="00987BD0"/>
    <w:rsid w:val="00987F33"/>
    <w:rsid w:val="009902A7"/>
    <w:rsid w:val="009904C6"/>
    <w:rsid w:val="00990C71"/>
    <w:rsid w:val="00991180"/>
    <w:rsid w:val="009912D5"/>
    <w:rsid w:val="00992722"/>
    <w:rsid w:val="0099285E"/>
    <w:rsid w:val="00992ABC"/>
    <w:rsid w:val="009930B8"/>
    <w:rsid w:val="00993661"/>
    <w:rsid w:val="009939A6"/>
    <w:rsid w:val="00993D40"/>
    <w:rsid w:val="00993FFE"/>
    <w:rsid w:val="009956FC"/>
    <w:rsid w:val="00995824"/>
    <w:rsid w:val="0099760C"/>
    <w:rsid w:val="00997767"/>
    <w:rsid w:val="00997ECE"/>
    <w:rsid w:val="009A0742"/>
    <w:rsid w:val="009A2DAD"/>
    <w:rsid w:val="009A4209"/>
    <w:rsid w:val="009A442F"/>
    <w:rsid w:val="009A4809"/>
    <w:rsid w:val="009A4B49"/>
    <w:rsid w:val="009A5C20"/>
    <w:rsid w:val="009A612D"/>
    <w:rsid w:val="009A6405"/>
    <w:rsid w:val="009A67E2"/>
    <w:rsid w:val="009A683D"/>
    <w:rsid w:val="009A6905"/>
    <w:rsid w:val="009A6989"/>
    <w:rsid w:val="009A69D5"/>
    <w:rsid w:val="009A7711"/>
    <w:rsid w:val="009B02DD"/>
    <w:rsid w:val="009B08CB"/>
    <w:rsid w:val="009B0D3B"/>
    <w:rsid w:val="009B1B4C"/>
    <w:rsid w:val="009B2004"/>
    <w:rsid w:val="009B2543"/>
    <w:rsid w:val="009B26AE"/>
    <w:rsid w:val="009B291B"/>
    <w:rsid w:val="009B3DD4"/>
    <w:rsid w:val="009B409E"/>
    <w:rsid w:val="009B45BF"/>
    <w:rsid w:val="009B4E75"/>
    <w:rsid w:val="009B4FC9"/>
    <w:rsid w:val="009B518B"/>
    <w:rsid w:val="009B5A5A"/>
    <w:rsid w:val="009B5A8F"/>
    <w:rsid w:val="009B5E46"/>
    <w:rsid w:val="009B5E65"/>
    <w:rsid w:val="009B677C"/>
    <w:rsid w:val="009B6FEB"/>
    <w:rsid w:val="009B71A7"/>
    <w:rsid w:val="009B78D3"/>
    <w:rsid w:val="009B7C40"/>
    <w:rsid w:val="009B7D11"/>
    <w:rsid w:val="009B7DDD"/>
    <w:rsid w:val="009B7FEF"/>
    <w:rsid w:val="009C0B4B"/>
    <w:rsid w:val="009C0EB1"/>
    <w:rsid w:val="009C23E6"/>
    <w:rsid w:val="009C240A"/>
    <w:rsid w:val="009C2BE1"/>
    <w:rsid w:val="009C3885"/>
    <w:rsid w:val="009C397E"/>
    <w:rsid w:val="009C44B4"/>
    <w:rsid w:val="009C55F0"/>
    <w:rsid w:val="009C5E62"/>
    <w:rsid w:val="009C5E72"/>
    <w:rsid w:val="009C5F57"/>
    <w:rsid w:val="009C610D"/>
    <w:rsid w:val="009C6782"/>
    <w:rsid w:val="009C683F"/>
    <w:rsid w:val="009C6D76"/>
    <w:rsid w:val="009C7785"/>
    <w:rsid w:val="009D055D"/>
    <w:rsid w:val="009D0E4F"/>
    <w:rsid w:val="009D1793"/>
    <w:rsid w:val="009D1945"/>
    <w:rsid w:val="009D1B08"/>
    <w:rsid w:val="009D2A7D"/>
    <w:rsid w:val="009D32D0"/>
    <w:rsid w:val="009D332F"/>
    <w:rsid w:val="009D35AE"/>
    <w:rsid w:val="009D3A3E"/>
    <w:rsid w:val="009D3D36"/>
    <w:rsid w:val="009D43DC"/>
    <w:rsid w:val="009D5BC5"/>
    <w:rsid w:val="009D5D30"/>
    <w:rsid w:val="009D5DE1"/>
    <w:rsid w:val="009D6C68"/>
    <w:rsid w:val="009D7295"/>
    <w:rsid w:val="009D7B12"/>
    <w:rsid w:val="009D7B97"/>
    <w:rsid w:val="009D7E0E"/>
    <w:rsid w:val="009D7FEF"/>
    <w:rsid w:val="009E01B3"/>
    <w:rsid w:val="009E06CE"/>
    <w:rsid w:val="009E10FA"/>
    <w:rsid w:val="009E151E"/>
    <w:rsid w:val="009E2147"/>
    <w:rsid w:val="009E27A4"/>
    <w:rsid w:val="009E2AE5"/>
    <w:rsid w:val="009E43C1"/>
    <w:rsid w:val="009E4DEA"/>
    <w:rsid w:val="009E4F74"/>
    <w:rsid w:val="009E5889"/>
    <w:rsid w:val="009E5E77"/>
    <w:rsid w:val="009E62A6"/>
    <w:rsid w:val="009E6542"/>
    <w:rsid w:val="009E6DAE"/>
    <w:rsid w:val="009E6F1C"/>
    <w:rsid w:val="009E761D"/>
    <w:rsid w:val="009F017E"/>
    <w:rsid w:val="009F0237"/>
    <w:rsid w:val="009F03C8"/>
    <w:rsid w:val="009F06A6"/>
    <w:rsid w:val="009F1016"/>
    <w:rsid w:val="009F1C38"/>
    <w:rsid w:val="009F22F0"/>
    <w:rsid w:val="009F27FD"/>
    <w:rsid w:val="009F283A"/>
    <w:rsid w:val="009F3AE3"/>
    <w:rsid w:val="009F3F8E"/>
    <w:rsid w:val="009F557D"/>
    <w:rsid w:val="009F59F7"/>
    <w:rsid w:val="009F5ED1"/>
    <w:rsid w:val="009F60E8"/>
    <w:rsid w:val="009F7E6D"/>
    <w:rsid w:val="00A00F81"/>
    <w:rsid w:val="00A01143"/>
    <w:rsid w:val="00A01293"/>
    <w:rsid w:val="00A0181C"/>
    <w:rsid w:val="00A018D5"/>
    <w:rsid w:val="00A01B35"/>
    <w:rsid w:val="00A029A3"/>
    <w:rsid w:val="00A02AF1"/>
    <w:rsid w:val="00A02C3D"/>
    <w:rsid w:val="00A0370D"/>
    <w:rsid w:val="00A03AB2"/>
    <w:rsid w:val="00A044BB"/>
    <w:rsid w:val="00A045EA"/>
    <w:rsid w:val="00A0638C"/>
    <w:rsid w:val="00A0696C"/>
    <w:rsid w:val="00A07742"/>
    <w:rsid w:val="00A10352"/>
    <w:rsid w:val="00A10A50"/>
    <w:rsid w:val="00A11F32"/>
    <w:rsid w:val="00A127C7"/>
    <w:rsid w:val="00A12A63"/>
    <w:rsid w:val="00A12CD7"/>
    <w:rsid w:val="00A14342"/>
    <w:rsid w:val="00A144E9"/>
    <w:rsid w:val="00A145B4"/>
    <w:rsid w:val="00A14EE1"/>
    <w:rsid w:val="00A1651F"/>
    <w:rsid w:val="00A16A25"/>
    <w:rsid w:val="00A17210"/>
    <w:rsid w:val="00A172DD"/>
    <w:rsid w:val="00A1739A"/>
    <w:rsid w:val="00A17EAF"/>
    <w:rsid w:val="00A20339"/>
    <w:rsid w:val="00A20446"/>
    <w:rsid w:val="00A207EF"/>
    <w:rsid w:val="00A20D72"/>
    <w:rsid w:val="00A20E20"/>
    <w:rsid w:val="00A21084"/>
    <w:rsid w:val="00A217F5"/>
    <w:rsid w:val="00A21E2D"/>
    <w:rsid w:val="00A2220F"/>
    <w:rsid w:val="00A22488"/>
    <w:rsid w:val="00A227B1"/>
    <w:rsid w:val="00A22C48"/>
    <w:rsid w:val="00A2441A"/>
    <w:rsid w:val="00A25982"/>
    <w:rsid w:val="00A26A37"/>
    <w:rsid w:val="00A26D7C"/>
    <w:rsid w:val="00A26E5F"/>
    <w:rsid w:val="00A26FC9"/>
    <w:rsid w:val="00A2711F"/>
    <w:rsid w:val="00A30190"/>
    <w:rsid w:val="00A30C39"/>
    <w:rsid w:val="00A30C49"/>
    <w:rsid w:val="00A31120"/>
    <w:rsid w:val="00A311D7"/>
    <w:rsid w:val="00A32DF0"/>
    <w:rsid w:val="00A335AD"/>
    <w:rsid w:val="00A33CA9"/>
    <w:rsid w:val="00A33EA1"/>
    <w:rsid w:val="00A34112"/>
    <w:rsid w:val="00A34A57"/>
    <w:rsid w:val="00A34B00"/>
    <w:rsid w:val="00A34D53"/>
    <w:rsid w:val="00A3556F"/>
    <w:rsid w:val="00A36346"/>
    <w:rsid w:val="00A36517"/>
    <w:rsid w:val="00A376D3"/>
    <w:rsid w:val="00A404B4"/>
    <w:rsid w:val="00A4064B"/>
    <w:rsid w:val="00A40969"/>
    <w:rsid w:val="00A40ACD"/>
    <w:rsid w:val="00A41495"/>
    <w:rsid w:val="00A41AC2"/>
    <w:rsid w:val="00A42341"/>
    <w:rsid w:val="00A424F2"/>
    <w:rsid w:val="00A42EC6"/>
    <w:rsid w:val="00A42FB7"/>
    <w:rsid w:val="00A44110"/>
    <w:rsid w:val="00A45950"/>
    <w:rsid w:val="00A45B63"/>
    <w:rsid w:val="00A46B53"/>
    <w:rsid w:val="00A46FF7"/>
    <w:rsid w:val="00A47747"/>
    <w:rsid w:val="00A50632"/>
    <w:rsid w:val="00A50885"/>
    <w:rsid w:val="00A5184B"/>
    <w:rsid w:val="00A51D6B"/>
    <w:rsid w:val="00A52084"/>
    <w:rsid w:val="00A525A4"/>
    <w:rsid w:val="00A5270A"/>
    <w:rsid w:val="00A52F6F"/>
    <w:rsid w:val="00A536D9"/>
    <w:rsid w:val="00A53A1A"/>
    <w:rsid w:val="00A550E7"/>
    <w:rsid w:val="00A552D0"/>
    <w:rsid w:val="00A5582D"/>
    <w:rsid w:val="00A55B12"/>
    <w:rsid w:val="00A55D4E"/>
    <w:rsid w:val="00A56052"/>
    <w:rsid w:val="00A565EE"/>
    <w:rsid w:val="00A56A8F"/>
    <w:rsid w:val="00A56B7F"/>
    <w:rsid w:val="00A56EDC"/>
    <w:rsid w:val="00A5757A"/>
    <w:rsid w:val="00A575DE"/>
    <w:rsid w:val="00A5784C"/>
    <w:rsid w:val="00A60269"/>
    <w:rsid w:val="00A6033C"/>
    <w:rsid w:val="00A6106F"/>
    <w:rsid w:val="00A613BE"/>
    <w:rsid w:val="00A61CB0"/>
    <w:rsid w:val="00A62383"/>
    <w:rsid w:val="00A632E8"/>
    <w:rsid w:val="00A6397E"/>
    <w:rsid w:val="00A63E60"/>
    <w:rsid w:val="00A6453D"/>
    <w:rsid w:val="00A64694"/>
    <w:rsid w:val="00A6596A"/>
    <w:rsid w:val="00A65A8E"/>
    <w:rsid w:val="00A65A95"/>
    <w:rsid w:val="00A65BE2"/>
    <w:rsid w:val="00A65CCC"/>
    <w:rsid w:val="00A65D36"/>
    <w:rsid w:val="00A65E24"/>
    <w:rsid w:val="00A660BE"/>
    <w:rsid w:val="00A6684A"/>
    <w:rsid w:val="00A66B47"/>
    <w:rsid w:val="00A67269"/>
    <w:rsid w:val="00A67952"/>
    <w:rsid w:val="00A67DDB"/>
    <w:rsid w:val="00A70038"/>
    <w:rsid w:val="00A70A0C"/>
    <w:rsid w:val="00A70C1A"/>
    <w:rsid w:val="00A7106D"/>
    <w:rsid w:val="00A710D2"/>
    <w:rsid w:val="00A71147"/>
    <w:rsid w:val="00A718D6"/>
    <w:rsid w:val="00A720B1"/>
    <w:rsid w:val="00A7223D"/>
    <w:rsid w:val="00A726E9"/>
    <w:rsid w:val="00A7464E"/>
    <w:rsid w:val="00A75584"/>
    <w:rsid w:val="00A75BC8"/>
    <w:rsid w:val="00A77643"/>
    <w:rsid w:val="00A8013C"/>
    <w:rsid w:val="00A815D1"/>
    <w:rsid w:val="00A8249B"/>
    <w:rsid w:val="00A82CBC"/>
    <w:rsid w:val="00A83797"/>
    <w:rsid w:val="00A83B61"/>
    <w:rsid w:val="00A84877"/>
    <w:rsid w:val="00A84D08"/>
    <w:rsid w:val="00A84E06"/>
    <w:rsid w:val="00A851B5"/>
    <w:rsid w:val="00A8526B"/>
    <w:rsid w:val="00A85C0B"/>
    <w:rsid w:val="00A86C66"/>
    <w:rsid w:val="00A874A3"/>
    <w:rsid w:val="00A8778F"/>
    <w:rsid w:val="00A877E6"/>
    <w:rsid w:val="00A90244"/>
    <w:rsid w:val="00A90386"/>
    <w:rsid w:val="00A92768"/>
    <w:rsid w:val="00A92A96"/>
    <w:rsid w:val="00A930A0"/>
    <w:rsid w:val="00A94628"/>
    <w:rsid w:val="00A95293"/>
    <w:rsid w:val="00A9580B"/>
    <w:rsid w:val="00A968FE"/>
    <w:rsid w:val="00A96B76"/>
    <w:rsid w:val="00A97B97"/>
    <w:rsid w:val="00AA0106"/>
    <w:rsid w:val="00AA076B"/>
    <w:rsid w:val="00AA0A3E"/>
    <w:rsid w:val="00AA0FD1"/>
    <w:rsid w:val="00AA149F"/>
    <w:rsid w:val="00AA1924"/>
    <w:rsid w:val="00AA2033"/>
    <w:rsid w:val="00AA25BD"/>
    <w:rsid w:val="00AA263B"/>
    <w:rsid w:val="00AA2FCE"/>
    <w:rsid w:val="00AA3350"/>
    <w:rsid w:val="00AA367A"/>
    <w:rsid w:val="00AA4065"/>
    <w:rsid w:val="00AA4C5A"/>
    <w:rsid w:val="00AA5AC8"/>
    <w:rsid w:val="00AA5C2A"/>
    <w:rsid w:val="00AA6255"/>
    <w:rsid w:val="00AA642F"/>
    <w:rsid w:val="00AA690A"/>
    <w:rsid w:val="00AA6AF4"/>
    <w:rsid w:val="00AA7225"/>
    <w:rsid w:val="00AA7320"/>
    <w:rsid w:val="00AA7B00"/>
    <w:rsid w:val="00AA7B98"/>
    <w:rsid w:val="00AA7E34"/>
    <w:rsid w:val="00AA7F37"/>
    <w:rsid w:val="00AB00EE"/>
    <w:rsid w:val="00AB0A06"/>
    <w:rsid w:val="00AB0C2A"/>
    <w:rsid w:val="00AB10D2"/>
    <w:rsid w:val="00AB1964"/>
    <w:rsid w:val="00AB1A8D"/>
    <w:rsid w:val="00AB2F47"/>
    <w:rsid w:val="00AB2FFC"/>
    <w:rsid w:val="00AB320A"/>
    <w:rsid w:val="00AB3D35"/>
    <w:rsid w:val="00AB46CE"/>
    <w:rsid w:val="00AB569F"/>
    <w:rsid w:val="00AB5C1E"/>
    <w:rsid w:val="00AB5F14"/>
    <w:rsid w:val="00AB5F63"/>
    <w:rsid w:val="00AB6161"/>
    <w:rsid w:val="00AC0CF6"/>
    <w:rsid w:val="00AC10FB"/>
    <w:rsid w:val="00AC1705"/>
    <w:rsid w:val="00AC2727"/>
    <w:rsid w:val="00AC2AC4"/>
    <w:rsid w:val="00AC35B4"/>
    <w:rsid w:val="00AC3B98"/>
    <w:rsid w:val="00AC41EF"/>
    <w:rsid w:val="00AC4B63"/>
    <w:rsid w:val="00AC584C"/>
    <w:rsid w:val="00AC601D"/>
    <w:rsid w:val="00AC605C"/>
    <w:rsid w:val="00AC64CD"/>
    <w:rsid w:val="00AC6D13"/>
    <w:rsid w:val="00AC78EB"/>
    <w:rsid w:val="00AC799F"/>
    <w:rsid w:val="00AC7D7D"/>
    <w:rsid w:val="00AD0021"/>
    <w:rsid w:val="00AD0537"/>
    <w:rsid w:val="00AD0879"/>
    <w:rsid w:val="00AD0D5C"/>
    <w:rsid w:val="00AD15F0"/>
    <w:rsid w:val="00AD1CDD"/>
    <w:rsid w:val="00AD1DAD"/>
    <w:rsid w:val="00AD1FE0"/>
    <w:rsid w:val="00AD24AD"/>
    <w:rsid w:val="00AD3089"/>
    <w:rsid w:val="00AD3329"/>
    <w:rsid w:val="00AD3332"/>
    <w:rsid w:val="00AD3706"/>
    <w:rsid w:val="00AD391D"/>
    <w:rsid w:val="00AD42F4"/>
    <w:rsid w:val="00AD470C"/>
    <w:rsid w:val="00AD4ED0"/>
    <w:rsid w:val="00AD53A0"/>
    <w:rsid w:val="00AD54CE"/>
    <w:rsid w:val="00AD5DAE"/>
    <w:rsid w:val="00AD6352"/>
    <w:rsid w:val="00AD64EE"/>
    <w:rsid w:val="00AD6B9E"/>
    <w:rsid w:val="00AD728D"/>
    <w:rsid w:val="00AD7840"/>
    <w:rsid w:val="00AD7894"/>
    <w:rsid w:val="00AD7F58"/>
    <w:rsid w:val="00AE00FE"/>
    <w:rsid w:val="00AE04EC"/>
    <w:rsid w:val="00AE074E"/>
    <w:rsid w:val="00AE19AB"/>
    <w:rsid w:val="00AE1A7C"/>
    <w:rsid w:val="00AE1BB6"/>
    <w:rsid w:val="00AE2E4B"/>
    <w:rsid w:val="00AE30A1"/>
    <w:rsid w:val="00AE38F4"/>
    <w:rsid w:val="00AE5420"/>
    <w:rsid w:val="00AE5E41"/>
    <w:rsid w:val="00AE5F4E"/>
    <w:rsid w:val="00AE657D"/>
    <w:rsid w:val="00AE6C7A"/>
    <w:rsid w:val="00AE6EFA"/>
    <w:rsid w:val="00AE75EC"/>
    <w:rsid w:val="00AE7FAD"/>
    <w:rsid w:val="00AF0F1E"/>
    <w:rsid w:val="00AF1B8E"/>
    <w:rsid w:val="00AF2018"/>
    <w:rsid w:val="00AF2474"/>
    <w:rsid w:val="00AF2ADD"/>
    <w:rsid w:val="00AF2B91"/>
    <w:rsid w:val="00AF2CCC"/>
    <w:rsid w:val="00AF37A3"/>
    <w:rsid w:val="00AF591B"/>
    <w:rsid w:val="00AF6A4B"/>
    <w:rsid w:val="00AF7198"/>
    <w:rsid w:val="00AF7C8F"/>
    <w:rsid w:val="00AF7E0D"/>
    <w:rsid w:val="00B01057"/>
    <w:rsid w:val="00B01798"/>
    <w:rsid w:val="00B0231F"/>
    <w:rsid w:val="00B02969"/>
    <w:rsid w:val="00B029E1"/>
    <w:rsid w:val="00B02A22"/>
    <w:rsid w:val="00B0455C"/>
    <w:rsid w:val="00B04B6C"/>
    <w:rsid w:val="00B05096"/>
    <w:rsid w:val="00B067D6"/>
    <w:rsid w:val="00B0682E"/>
    <w:rsid w:val="00B07795"/>
    <w:rsid w:val="00B07E8F"/>
    <w:rsid w:val="00B1088F"/>
    <w:rsid w:val="00B10A4C"/>
    <w:rsid w:val="00B11248"/>
    <w:rsid w:val="00B114C2"/>
    <w:rsid w:val="00B1155E"/>
    <w:rsid w:val="00B11AF9"/>
    <w:rsid w:val="00B13050"/>
    <w:rsid w:val="00B13A8E"/>
    <w:rsid w:val="00B13F64"/>
    <w:rsid w:val="00B1459F"/>
    <w:rsid w:val="00B16947"/>
    <w:rsid w:val="00B202FD"/>
    <w:rsid w:val="00B2051D"/>
    <w:rsid w:val="00B20A39"/>
    <w:rsid w:val="00B21205"/>
    <w:rsid w:val="00B21A0A"/>
    <w:rsid w:val="00B23028"/>
    <w:rsid w:val="00B252C2"/>
    <w:rsid w:val="00B252C4"/>
    <w:rsid w:val="00B252DD"/>
    <w:rsid w:val="00B2579D"/>
    <w:rsid w:val="00B25F65"/>
    <w:rsid w:val="00B26500"/>
    <w:rsid w:val="00B2651B"/>
    <w:rsid w:val="00B26665"/>
    <w:rsid w:val="00B2673C"/>
    <w:rsid w:val="00B26A38"/>
    <w:rsid w:val="00B26A95"/>
    <w:rsid w:val="00B26C57"/>
    <w:rsid w:val="00B2719F"/>
    <w:rsid w:val="00B2740B"/>
    <w:rsid w:val="00B279DE"/>
    <w:rsid w:val="00B27A97"/>
    <w:rsid w:val="00B27E61"/>
    <w:rsid w:val="00B303CE"/>
    <w:rsid w:val="00B30C62"/>
    <w:rsid w:val="00B348EA"/>
    <w:rsid w:val="00B34A18"/>
    <w:rsid w:val="00B35B6A"/>
    <w:rsid w:val="00B3602A"/>
    <w:rsid w:val="00B3619D"/>
    <w:rsid w:val="00B363F6"/>
    <w:rsid w:val="00B365AC"/>
    <w:rsid w:val="00B3673E"/>
    <w:rsid w:val="00B36E22"/>
    <w:rsid w:val="00B375AC"/>
    <w:rsid w:val="00B40033"/>
    <w:rsid w:val="00B409D4"/>
    <w:rsid w:val="00B40ED0"/>
    <w:rsid w:val="00B41885"/>
    <w:rsid w:val="00B42769"/>
    <w:rsid w:val="00B42999"/>
    <w:rsid w:val="00B42CDA"/>
    <w:rsid w:val="00B43600"/>
    <w:rsid w:val="00B4362F"/>
    <w:rsid w:val="00B4563F"/>
    <w:rsid w:val="00B462AB"/>
    <w:rsid w:val="00B463AF"/>
    <w:rsid w:val="00B464D7"/>
    <w:rsid w:val="00B46B2C"/>
    <w:rsid w:val="00B46EB9"/>
    <w:rsid w:val="00B50E65"/>
    <w:rsid w:val="00B50F70"/>
    <w:rsid w:val="00B51177"/>
    <w:rsid w:val="00B51D1E"/>
    <w:rsid w:val="00B520BC"/>
    <w:rsid w:val="00B531E8"/>
    <w:rsid w:val="00B540FB"/>
    <w:rsid w:val="00B548AA"/>
    <w:rsid w:val="00B551F3"/>
    <w:rsid w:val="00B55386"/>
    <w:rsid w:val="00B553BA"/>
    <w:rsid w:val="00B5666D"/>
    <w:rsid w:val="00B571DD"/>
    <w:rsid w:val="00B578D9"/>
    <w:rsid w:val="00B57A39"/>
    <w:rsid w:val="00B6037F"/>
    <w:rsid w:val="00B60A58"/>
    <w:rsid w:val="00B610C6"/>
    <w:rsid w:val="00B61137"/>
    <w:rsid w:val="00B61931"/>
    <w:rsid w:val="00B61F8C"/>
    <w:rsid w:val="00B624E7"/>
    <w:rsid w:val="00B625D1"/>
    <w:rsid w:val="00B6295E"/>
    <w:rsid w:val="00B62CE0"/>
    <w:rsid w:val="00B62E6A"/>
    <w:rsid w:val="00B63828"/>
    <w:rsid w:val="00B64F38"/>
    <w:rsid w:val="00B64FC3"/>
    <w:rsid w:val="00B65526"/>
    <w:rsid w:val="00B65F80"/>
    <w:rsid w:val="00B6603C"/>
    <w:rsid w:val="00B66084"/>
    <w:rsid w:val="00B66B75"/>
    <w:rsid w:val="00B66B83"/>
    <w:rsid w:val="00B66BDF"/>
    <w:rsid w:val="00B66FF3"/>
    <w:rsid w:val="00B67365"/>
    <w:rsid w:val="00B67A16"/>
    <w:rsid w:val="00B7082D"/>
    <w:rsid w:val="00B71D7C"/>
    <w:rsid w:val="00B71F92"/>
    <w:rsid w:val="00B721B3"/>
    <w:rsid w:val="00B72228"/>
    <w:rsid w:val="00B726F8"/>
    <w:rsid w:val="00B7294C"/>
    <w:rsid w:val="00B72958"/>
    <w:rsid w:val="00B73223"/>
    <w:rsid w:val="00B738F1"/>
    <w:rsid w:val="00B73994"/>
    <w:rsid w:val="00B73EFB"/>
    <w:rsid w:val="00B760E2"/>
    <w:rsid w:val="00B7672D"/>
    <w:rsid w:val="00B777CE"/>
    <w:rsid w:val="00B805C7"/>
    <w:rsid w:val="00B80C38"/>
    <w:rsid w:val="00B80DC3"/>
    <w:rsid w:val="00B80DE7"/>
    <w:rsid w:val="00B81D4D"/>
    <w:rsid w:val="00B8249A"/>
    <w:rsid w:val="00B82925"/>
    <w:rsid w:val="00B82B4E"/>
    <w:rsid w:val="00B82E85"/>
    <w:rsid w:val="00B83AE0"/>
    <w:rsid w:val="00B840DD"/>
    <w:rsid w:val="00B84407"/>
    <w:rsid w:val="00B848FC"/>
    <w:rsid w:val="00B8532E"/>
    <w:rsid w:val="00B854E1"/>
    <w:rsid w:val="00B855A4"/>
    <w:rsid w:val="00B86AA5"/>
    <w:rsid w:val="00B87090"/>
    <w:rsid w:val="00B8712D"/>
    <w:rsid w:val="00B87BD0"/>
    <w:rsid w:val="00B87C23"/>
    <w:rsid w:val="00B87D69"/>
    <w:rsid w:val="00B87F24"/>
    <w:rsid w:val="00B9091D"/>
    <w:rsid w:val="00B90C67"/>
    <w:rsid w:val="00B91C2E"/>
    <w:rsid w:val="00B91D4C"/>
    <w:rsid w:val="00B91F59"/>
    <w:rsid w:val="00B92585"/>
    <w:rsid w:val="00B925DA"/>
    <w:rsid w:val="00B92BCF"/>
    <w:rsid w:val="00B92D37"/>
    <w:rsid w:val="00B93B5B"/>
    <w:rsid w:val="00B94049"/>
    <w:rsid w:val="00B942AE"/>
    <w:rsid w:val="00B943B3"/>
    <w:rsid w:val="00B944F5"/>
    <w:rsid w:val="00B94D3A"/>
    <w:rsid w:val="00B94F45"/>
    <w:rsid w:val="00B950A2"/>
    <w:rsid w:val="00B9528B"/>
    <w:rsid w:val="00B95B05"/>
    <w:rsid w:val="00B96703"/>
    <w:rsid w:val="00B96A82"/>
    <w:rsid w:val="00B97176"/>
    <w:rsid w:val="00B974E2"/>
    <w:rsid w:val="00B9793C"/>
    <w:rsid w:val="00B97B55"/>
    <w:rsid w:val="00BA0804"/>
    <w:rsid w:val="00BA08F7"/>
    <w:rsid w:val="00BA130C"/>
    <w:rsid w:val="00BA144C"/>
    <w:rsid w:val="00BA1C14"/>
    <w:rsid w:val="00BA1ED8"/>
    <w:rsid w:val="00BA1EE5"/>
    <w:rsid w:val="00BA2BDB"/>
    <w:rsid w:val="00BA305A"/>
    <w:rsid w:val="00BA30D4"/>
    <w:rsid w:val="00BA3FC0"/>
    <w:rsid w:val="00BA4692"/>
    <w:rsid w:val="00BA4807"/>
    <w:rsid w:val="00BA4837"/>
    <w:rsid w:val="00BA4F86"/>
    <w:rsid w:val="00BA5290"/>
    <w:rsid w:val="00BA53B5"/>
    <w:rsid w:val="00BA5E36"/>
    <w:rsid w:val="00BA605D"/>
    <w:rsid w:val="00BA6139"/>
    <w:rsid w:val="00BA6587"/>
    <w:rsid w:val="00BA6865"/>
    <w:rsid w:val="00BA708A"/>
    <w:rsid w:val="00BA751C"/>
    <w:rsid w:val="00BA7578"/>
    <w:rsid w:val="00BA77B5"/>
    <w:rsid w:val="00BB0638"/>
    <w:rsid w:val="00BB09AC"/>
    <w:rsid w:val="00BB18F1"/>
    <w:rsid w:val="00BB1FCF"/>
    <w:rsid w:val="00BB3AD7"/>
    <w:rsid w:val="00BB3B33"/>
    <w:rsid w:val="00BB3C54"/>
    <w:rsid w:val="00BB4023"/>
    <w:rsid w:val="00BB406F"/>
    <w:rsid w:val="00BB41BE"/>
    <w:rsid w:val="00BB4EB8"/>
    <w:rsid w:val="00BB51E6"/>
    <w:rsid w:val="00BB5309"/>
    <w:rsid w:val="00BB765B"/>
    <w:rsid w:val="00BC052B"/>
    <w:rsid w:val="00BC11C7"/>
    <w:rsid w:val="00BC1252"/>
    <w:rsid w:val="00BC1863"/>
    <w:rsid w:val="00BC18EC"/>
    <w:rsid w:val="00BC1C80"/>
    <w:rsid w:val="00BC26B5"/>
    <w:rsid w:val="00BC2DCB"/>
    <w:rsid w:val="00BC305D"/>
    <w:rsid w:val="00BC353E"/>
    <w:rsid w:val="00BC3BBD"/>
    <w:rsid w:val="00BC442E"/>
    <w:rsid w:val="00BC4849"/>
    <w:rsid w:val="00BC4BDA"/>
    <w:rsid w:val="00BC52A6"/>
    <w:rsid w:val="00BC55BF"/>
    <w:rsid w:val="00BC5721"/>
    <w:rsid w:val="00BC584D"/>
    <w:rsid w:val="00BC623B"/>
    <w:rsid w:val="00BC65E7"/>
    <w:rsid w:val="00BD0725"/>
    <w:rsid w:val="00BD1119"/>
    <w:rsid w:val="00BD1D82"/>
    <w:rsid w:val="00BD2166"/>
    <w:rsid w:val="00BD23D8"/>
    <w:rsid w:val="00BD2FD9"/>
    <w:rsid w:val="00BD30C7"/>
    <w:rsid w:val="00BD34A6"/>
    <w:rsid w:val="00BD3761"/>
    <w:rsid w:val="00BD3A51"/>
    <w:rsid w:val="00BD3A63"/>
    <w:rsid w:val="00BD4F52"/>
    <w:rsid w:val="00BD53FB"/>
    <w:rsid w:val="00BD5496"/>
    <w:rsid w:val="00BD59E2"/>
    <w:rsid w:val="00BD5BD7"/>
    <w:rsid w:val="00BD6634"/>
    <w:rsid w:val="00BD66B8"/>
    <w:rsid w:val="00BD675A"/>
    <w:rsid w:val="00BD6D55"/>
    <w:rsid w:val="00BD74CA"/>
    <w:rsid w:val="00BD7B86"/>
    <w:rsid w:val="00BE094A"/>
    <w:rsid w:val="00BE108D"/>
    <w:rsid w:val="00BE185E"/>
    <w:rsid w:val="00BE2D08"/>
    <w:rsid w:val="00BE2D55"/>
    <w:rsid w:val="00BE31B7"/>
    <w:rsid w:val="00BE3378"/>
    <w:rsid w:val="00BE5930"/>
    <w:rsid w:val="00BE638E"/>
    <w:rsid w:val="00BE6929"/>
    <w:rsid w:val="00BE6E74"/>
    <w:rsid w:val="00BF0086"/>
    <w:rsid w:val="00BF01F5"/>
    <w:rsid w:val="00BF0645"/>
    <w:rsid w:val="00BF0BE5"/>
    <w:rsid w:val="00BF17CE"/>
    <w:rsid w:val="00BF18DD"/>
    <w:rsid w:val="00BF20A8"/>
    <w:rsid w:val="00BF239D"/>
    <w:rsid w:val="00BF26EF"/>
    <w:rsid w:val="00BF3494"/>
    <w:rsid w:val="00BF476C"/>
    <w:rsid w:val="00BF47C3"/>
    <w:rsid w:val="00BF4F34"/>
    <w:rsid w:val="00BF59EB"/>
    <w:rsid w:val="00BF5F3E"/>
    <w:rsid w:val="00BF657A"/>
    <w:rsid w:val="00BF6915"/>
    <w:rsid w:val="00BF6C35"/>
    <w:rsid w:val="00BF6C63"/>
    <w:rsid w:val="00BF70FE"/>
    <w:rsid w:val="00BF716A"/>
    <w:rsid w:val="00BF78C9"/>
    <w:rsid w:val="00C00667"/>
    <w:rsid w:val="00C008BE"/>
    <w:rsid w:val="00C00CA8"/>
    <w:rsid w:val="00C01D62"/>
    <w:rsid w:val="00C02B42"/>
    <w:rsid w:val="00C02BD2"/>
    <w:rsid w:val="00C02E0B"/>
    <w:rsid w:val="00C03801"/>
    <w:rsid w:val="00C03917"/>
    <w:rsid w:val="00C03EBF"/>
    <w:rsid w:val="00C03FA4"/>
    <w:rsid w:val="00C04E97"/>
    <w:rsid w:val="00C051C2"/>
    <w:rsid w:val="00C0524B"/>
    <w:rsid w:val="00C059EF"/>
    <w:rsid w:val="00C062B6"/>
    <w:rsid w:val="00C0664A"/>
    <w:rsid w:val="00C06976"/>
    <w:rsid w:val="00C069CB"/>
    <w:rsid w:val="00C0705A"/>
    <w:rsid w:val="00C07CA5"/>
    <w:rsid w:val="00C07E45"/>
    <w:rsid w:val="00C07E8D"/>
    <w:rsid w:val="00C10134"/>
    <w:rsid w:val="00C1057C"/>
    <w:rsid w:val="00C1111E"/>
    <w:rsid w:val="00C11181"/>
    <w:rsid w:val="00C11E7B"/>
    <w:rsid w:val="00C12564"/>
    <w:rsid w:val="00C12692"/>
    <w:rsid w:val="00C13BC8"/>
    <w:rsid w:val="00C154CA"/>
    <w:rsid w:val="00C15551"/>
    <w:rsid w:val="00C1657B"/>
    <w:rsid w:val="00C16789"/>
    <w:rsid w:val="00C16AA9"/>
    <w:rsid w:val="00C16C8E"/>
    <w:rsid w:val="00C170F2"/>
    <w:rsid w:val="00C17283"/>
    <w:rsid w:val="00C173CD"/>
    <w:rsid w:val="00C17565"/>
    <w:rsid w:val="00C202D9"/>
    <w:rsid w:val="00C21944"/>
    <w:rsid w:val="00C21AA3"/>
    <w:rsid w:val="00C21B59"/>
    <w:rsid w:val="00C21F16"/>
    <w:rsid w:val="00C220AE"/>
    <w:rsid w:val="00C23111"/>
    <w:rsid w:val="00C23BD1"/>
    <w:rsid w:val="00C23FA4"/>
    <w:rsid w:val="00C241A1"/>
    <w:rsid w:val="00C241DA"/>
    <w:rsid w:val="00C252BB"/>
    <w:rsid w:val="00C2535F"/>
    <w:rsid w:val="00C25416"/>
    <w:rsid w:val="00C25B7B"/>
    <w:rsid w:val="00C263D8"/>
    <w:rsid w:val="00C27FD8"/>
    <w:rsid w:val="00C3063B"/>
    <w:rsid w:val="00C30A6D"/>
    <w:rsid w:val="00C31728"/>
    <w:rsid w:val="00C3212F"/>
    <w:rsid w:val="00C32783"/>
    <w:rsid w:val="00C33D94"/>
    <w:rsid w:val="00C34901"/>
    <w:rsid w:val="00C3496E"/>
    <w:rsid w:val="00C350E3"/>
    <w:rsid w:val="00C35417"/>
    <w:rsid w:val="00C35BE8"/>
    <w:rsid w:val="00C37968"/>
    <w:rsid w:val="00C37BA7"/>
    <w:rsid w:val="00C37C2B"/>
    <w:rsid w:val="00C4011F"/>
    <w:rsid w:val="00C409F6"/>
    <w:rsid w:val="00C409FE"/>
    <w:rsid w:val="00C40A05"/>
    <w:rsid w:val="00C40AA8"/>
    <w:rsid w:val="00C40ACA"/>
    <w:rsid w:val="00C41020"/>
    <w:rsid w:val="00C4182D"/>
    <w:rsid w:val="00C418A4"/>
    <w:rsid w:val="00C41E70"/>
    <w:rsid w:val="00C41F76"/>
    <w:rsid w:val="00C422AA"/>
    <w:rsid w:val="00C4238A"/>
    <w:rsid w:val="00C424A3"/>
    <w:rsid w:val="00C433FA"/>
    <w:rsid w:val="00C4460C"/>
    <w:rsid w:val="00C45BA3"/>
    <w:rsid w:val="00C45DD1"/>
    <w:rsid w:val="00C4624E"/>
    <w:rsid w:val="00C46E95"/>
    <w:rsid w:val="00C47100"/>
    <w:rsid w:val="00C474A9"/>
    <w:rsid w:val="00C503C6"/>
    <w:rsid w:val="00C50783"/>
    <w:rsid w:val="00C50850"/>
    <w:rsid w:val="00C50CCC"/>
    <w:rsid w:val="00C50D3C"/>
    <w:rsid w:val="00C511CC"/>
    <w:rsid w:val="00C513EF"/>
    <w:rsid w:val="00C5140A"/>
    <w:rsid w:val="00C528F0"/>
    <w:rsid w:val="00C52AE8"/>
    <w:rsid w:val="00C53CB8"/>
    <w:rsid w:val="00C542BA"/>
    <w:rsid w:val="00C54C5B"/>
    <w:rsid w:val="00C54FCE"/>
    <w:rsid w:val="00C551F1"/>
    <w:rsid w:val="00C55718"/>
    <w:rsid w:val="00C5593B"/>
    <w:rsid w:val="00C55F35"/>
    <w:rsid w:val="00C5603E"/>
    <w:rsid w:val="00C565E6"/>
    <w:rsid w:val="00C5682E"/>
    <w:rsid w:val="00C57287"/>
    <w:rsid w:val="00C5741A"/>
    <w:rsid w:val="00C60768"/>
    <w:rsid w:val="00C617B5"/>
    <w:rsid w:val="00C617F6"/>
    <w:rsid w:val="00C61AB8"/>
    <w:rsid w:val="00C621F9"/>
    <w:rsid w:val="00C626E8"/>
    <w:rsid w:val="00C6286F"/>
    <w:rsid w:val="00C62D63"/>
    <w:rsid w:val="00C63183"/>
    <w:rsid w:val="00C64997"/>
    <w:rsid w:val="00C65308"/>
    <w:rsid w:val="00C6638B"/>
    <w:rsid w:val="00C66C45"/>
    <w:rsid w:val="00C66E98"/>
    <w:rsid w:val="00C672DF"/>
    <w:rsid w:val="00C67952"/>
    <w:rsid w:val="00C7100B"/>
    <w:rsid w:val="00C710C5"/>
    <w:rsid w:val="00C716BB"/>
    <w:rsid w:val="00C727DF"/>
    <w:rsid w:val="00C7391C"/>
    <w:rsid w:val="00C7394F"/>
    <w:rsid w:val="00C749A1"/>
    <w:rsid w:val="00C74CC2"/>
    <w:rsid w:val="00C7517E"/>
    <w:rsid w:val="00C76E54"/>
    <w:rsid w:val="00C77225"/>
    <w:rsid w:val="00C777D4"/>
    <w:rsid w:val="00C80D2F"/>
    <w:rsid w:val="00C814FE"/>
    <w:rsid w:val="00C81B00"/>
    <w:rsid w:val="00C82047"/>
    <w:rsid w:val="00C824A6"/>
    <w:rsid w:val="00C82E84"/>
    <w:rsid w:val="00C83153"/>
    <w:rsid w:val="00C833EF"/>
    <w:rsid w:val="00C83D36"/>
    <w:rsid w:val="00C8453E"/>
    <w:rsid w:val="00C84A5D"/>
    <w:rsid w:val="00C85D12"/>
    <w:rsid w:val="00C85DC0"/>
    <w:rsid w:val="00C85F4C"/>
    <w:rsid w:val="00C876FB"/>
    <w:rsid w:val="00C877DB"/>
    <w:rsid w:val="00C90371"/>
    <w:rsid w:val="00C910C9"/>
    <w:rsid w:val="00C917AB"/>
    <w:rsid w:val="00C91B8F"/>
    <w:rsid w:val="00C91F1E"/>
    <w:rsid w:val="00C920C0"/>
    <w:rsid w:val="00C92232"/>
    <w:rsid w:val="00C932A1"/>
    <w:rsid w:val="00C937A5"/>
    <w:rsid w:val="00C93FA1"/>
    <w:rsid w:val="00C942C3"/>
    <w:rsid w:val="00C95270"/>
    <w:rsid w:val="00C95B1A"/>
    <w:rsid w:val="00C962B2"/>
    <w:rsid w:val="00C964E5"/>
    <w:rsid w:val="00C97715"/>
    <w:rsid w:val="00CA01E7"/>
    <w:rsid w:val="00CA03E8"/>
    <w:rsid w:val="00CA060B"/>
    <w:rsid w:val="00CA0B9C"/>
    <w:rsid w:val="00CA11E8"/>
    <w:rsid w:val="00CA137B"/>
    <w:rsid w:val="00CA16FA"/>
    <w:rsid w:val="00CA1B94"/>
    <w:rsid w:val="00CA2062"/>
    <w:rsid w:val="00CA20C7"/>
    <w:rsid w:val="00CA3A54"/>
    <w:rsid w:val="00CA3A91"/>
    <w:rsid w:val="00CA41CC"/>
    <w:rsid w:val="00CA4C56"/>
    <w:rsid w:val="00CA502C"/>
    <w:rsid w:val="00CA5A22"/>
    <w:rsid w:val="00CA5FAE"/>
    <w:rsid w:val="00CA7723"/>
    <w:rsid w:val="00CA7D97"/>
    <w:rsid w:val="00CB1B87"/>
    <w:rsid w:val="00CB1E51"/>
    <w:rsid w:val="00CB360B"/>
    <w:rsid w:val="00CB3D72"/>
    <w:rsid w:val="00CB3E60"/>
    <w:rsid w:val="00CB3E93"/>
    <w:rsid w:val="00CB4976"/>
    <w:rsid w:val="00CB5148"/>
    <w:rsid w:val="00CB537C"/>
    <w:rsid w:val="00CB5594"/>
    <w:rsid w:val="00CB591F"/>
    <w:rsid w:val="00CB5CB7"/>
    <w:rsid w:val="00CB6B36"/>
    <w:rsid w:val="00CB7560"/>
    <w:rsid w:val="00CB7574"/>
    <w:rsid w:val="00CC06B1"/>
    <w:rsid w:val="00CC0B10"/>
    <w:rsid w:val="00CC0D85"/>
    <w:rsid w:val="00CC0EA9"/>
    <w:rsid w:val="00CC13E0"/>
    <w:rsid w:val="00CC1BF7"/>
    <w:rsid w:val="00CC1C21"/>
    <w:rsid w:val="00CC1E37"/>
    <w:rsid w:val="00CC2011"/>
    <w:rsid w:val="00CC21DC"/>
    <w:rsid w:val="00CC257E"/>
    <w:rsid w:val="00CC2AB2"/>
    <w:rsid w:val="00CC2F28"/>
    <w:rsid w:val="00CC32A3"/>
    <w:rsid w:val="00CC43F0"/>
    <w:rsid w:val="00CC4654"/>
    <w:rsid w:val="00CC4B22"/>
    <w:rsid w:val="00CC62EC"/>
    <w:rsid w:val="00CC6849"/>
    <w:rsid w:val="00CC7061"/>
    <w:rsid w:val="00CD02B3"/>
    <w:rsid w:val="00CD0BAF"/>
    <w:rsid w:val="00CD11FA"/>
    <w:rsid w:val="00CD1A8A"/>
    <w:rsid w:val="00CD2918"/>
    <w:rsid w:val="00CD2972"/>
    <w:rsid w:val="00CD29DC"/>
    <w:rsid w:val="00CD41BB"/>
    <w:rsid w:val="00CD4E9C"/>
    <w:rsid w:val="00CD51EC"/>
    <w:rsid w:val="00CD590E"/>
    <w:rsid w:val="00CD6B79"/>
    <w:rsid w:val="00CD75FC"/>
    <w:rsid w:val="00CE05D0"/>
    <w:rsid w:val="00CE0F69"/>
    <w:rsid w:val="00CE1025"/>
    <w:rsid w:val="00CE1258"/>
    <w:rsid w:val="00CE159C"/>
    <w:rsid w:val="00CE1CD8"/>
    <w:rsid w:val="00CE1E97"/>
    <w:rsid w:val="00CE2217"/>
    <w:rsid w:val="00CE30F6"/>
    <w:rsid w:val="00CE3AE3"/>
    <w:rsid w:val="00CE3EDB"/>
    <w:rsid w:val="00CE3F90"/>
    <w:rsid w:val="00CE47AA"/>
    <w:rsid w:val="00CE5000"/>
    <w:rsid w:val="00CE5091"/>
    <w:rsid w:val="00CE524E"/>
    <w:rsid w:val="00CE5AB8"/>
    <w:rsid w:val="00CE6775"/>
    <w:rsid w:val="00CE7EAA"/>
    <w:rsid w:val="00CF02A6"/>
    <w:rsid w:val="00CF0732"/>
    <w:rsid w:val="00CF0D45"/>
    <w:rsid w:val="00CF21E1"/>
    <w:rsid w:val="00CF2294"/>
    <w:rsid w:val="00CF25C1"/>
    <w:rsid w:val="00CF369C"/>
    <w:rsid w:val="00CF3C45"/>
    <w:rsid w:val="00CF4FA0"/>
    <w:rsid w:val="00CF6326"/>
    <w:rsid w:val="00CF635E"/>
    <w:rsid w:val="00CF6853"/>
    <w:rsid w:val="00CF68B5"/>
    <w:rsid w:val="00CF7278"/>
    <w:rsid w:val="00CF7768"/>
    <w:rsid w:val="00CF7F29"/>
    <w:rsid w:val="00CF7FE9"/>
    <w:rsid w:val="00D00286"/>
    <w:rsid w:val="00D002FD"/>
    <w:rsid w:val="00D00E7A"/>
    <w:rsid w:val="00D0100F"/>
    <w:rsid w:val="00D0109D"/>
    <w:rsid w:val="00D014F2"/>
    <w:rsid w:val="00D018E2"/>
    <w:rsid w:val="00D01A86"/>
    <w:rsid w:val="00D0243A"/>
    <w:rsid w:val="00D029CD"/>
    <w:rsid w:val="00D029D2"/>
    <w:rsid w:val="00D02E98"/>
    <w:rsid w:val="00D02FC0"/>
    <w:rsid w:val="00D032F5"/>
    <w:rsid w:val="00D040F2"/>
    <w:rsid w:val="00D0469F"/>
    <w:rsid w:val="00D04E84"/>
    <w:rsid w:val="00D05221"/>
    <w:rsid w:val="00D068A0"/>
    <w:rsid w:val="00D06C09"/>
    <w:rsid w:val="00D0748D"/>
    <w:rsid w:val="00D077BF"/>
    <w:rsid w:val="00D11049"/>
    <w:rsid w:val="00D11650"/>
    <w:rsid w:val="00D117FD"/>
    <w:rsid w:val="00D12379"/>
    <w:rsid w:val="00D12423"/>
    <w:rsid w:val="00D129C7"/>
    <w:rsid w:val="00D131DA"/>
    <w:rsid w:val="00D1348A"/>
    <w:rsid w:val="00D13710"/>
    <w:rsid w:val="00D139EE"/>
    <w:rsid w:val="00D13D5F"/>
    <w:rsid w:val="00D14685"/>
    <w:rsid w:val="00D14966"/>
    <w:rsid w:val="00D14F41"/>
    <w:rsid w:val="00D15799"/>
    <w:rsid w:val="00D16081"/>
    <w:rsid w:val="00D164EC"/>
    <w:rsid w:val="00D169FF"/>
    <w:rsid w:val="00D174D4"/>
    <w:rsid w:val="00D1757B"/>
    <w:rsid w:val="00D20390"/>
    <w:rsid w:val="00D2051B"/>
    <w:rsid w:val="00D20690"/>
    <w:rsid w:val="00D20ED1"/>
    <w:rsid w:val="00D211C3"/>
    <w:rsid w:val="00D21D05"/>
    <w:rsid w:val="00D23764"/>
    <w:rsid w:val="00D23B13"/>
    <w:rsid w:val="00D23B32"/>
    <w:rsid w:val="00D25192"/>
    <w:rsid w:val="00D25347"/>
    <w:rsid w:val="00D254BF"/>
    <w:rsid w:val="00D26113"/>
    <w:rsid w:val="00D2619B"/>
    <w:rsid w:val="00D2662C"/>
    <w:rsid w:val="00D26E2E"/>
    <w:rsid w:val="00D27BD5"/>
    <w:rsid w:val="00D3145D"/>
    <w:rsid w:val="00D316A2"/>
    <w:rsid w:val="00D317FE"/>
    <w:rsid w:val="00D320E8"/>
    <w:rsid w:val="00D32B70"/>
    <w:rsid w:val="00D32DB7"/>
    <w:rsid w:val="00D32F09"/>
    <w:rsid w:val="00D3301F"/>
    <w:rsid w:val="00D33494"/>
    <w:rsid w:val="00D33842"/>
    <w:rsid w:val="00D34760"/>
    <w:rsid w:val="00D34BBB"/>
    <w:rsid w:val="00D3530E"/>
    <w:rsid w:val="00D358DD"/>
    <w:rsid w:val="00D35DAE"/>
    <w:rsid w:val="00D360F4"/>
    <w:rsid w:val="00D36D0F"/>
    <w:rsid w:val="00D36E76"/>
    <w:rsid w:val="00D3726E"/>
    <w:rsid w:val="00D377C1"/>
    <w:rsid w:val="00D37D2D"/>
    <w:rsid w:val="00D406E5"/>
    <w:rsid w:val="00D4080B"/>
    <w:rsid w:val="00D41073"/>
    <w:rsid w:val="00D41444"/>
    <w:rsid w:val="00D41558"/>
    <w:rsid w:val="00D418BB"/>
    <w:rsid w:val="00D420DE"/>
    <w:rsid w:val="00D42152"/>
    <w:rsid w:val="00D42954"/>
    <w:rsid w:val="00D42D18"/>
    <w:rsid w:val="00D42FF1"/>
    <w:rsid w:val="00D432A6"/>
    <w:rsid w:val="00D43A38"/>
    <w:rsid w:val="00D43E06"/>
    <w:rsid w:val="00D4479A"/>
    <w:rsid w:val="00D45573"/>
    <w:rsid w:val="00D46BF8"/>
    <w:rsid w:val="00D505F5"/>
    <w:rsid w:val="00D50F88"/>
    <w:rsid w:val="00D50FA4"/>
    <w:rsid w:val="00D51671"/>
    <w:rsid w:val="00D52926"/>
    <w:rsid w:val="00D52C22"/>
    <w:rsid w:val="00D532A7"/>
    <w:rsid w:val="00D535D2"/>
    <w:rsid w:val="00D539EB"/>
    <w:rsid w:val="00D53BF0"/>
    <w:rsid w:val="00D53F13"/>
    <w:rsid w:val="00D56163"/>
    <w:rsid w:val="00D56355"/>
    <w:rsid w:val="00D5645E"/>
    <w:rsid w:val="00D5659B"/>
    <w:rsid w:val="00D56695"/>
    <w:rsid w:val="00D57884"/>
    <w:rsid w:val="00D57BD5"/>
    <w:rsid w:val="00D57C1F"/>
    <w:rsid w:val="00D60AFD"/>
    <w:rsid w:val="00D61346"/>
    <w:rsid w:val="00D614A8"/>
    <w:rsid w:val="00D619EB"/>
    <w:rsid w:val="00D61B92"/>
    <w:rsid w:val="00D61D91"/>
    <w:rsid w:val="00D62486"/>
    <w:rsid w:val="00D627EE"/>
    <w:rsid w:val="00D62822"/>
    <w:rsid w:val="00D62A03"/>
    <w:rsid w:val="00D62A44"/>
    <w:rsid w:val="00D63128"/>
    <w:rsid w:val="00D631D6"/>
    <w:rsid w:val="00D63DFD"/>
    <w:rsid w:val="00D63F03"/>
    <w:rsid w:val="00D64A59"/>
    <w:rsid w:val="00D650AA"/>
    <w:rsid w:val="00D656D6"/>
    <w:rsid w:val="00D661BF"/>
    <w:rsid w:val="00D668FC"/>
    <w:rsid w:val="00D66C5F"/>
    <w:rsid w:val="00D66F38"/>
    <w:rsid w:val="00D66F81"/>
    <w:rsid w:val="00D67051"/>
    <w:rsid w:val="00D6713F"/>
    <w:rsid w:val="00D67CC6"/>
    <w:rsid w:val="00D67D32"/>
    <w:rsid w:val="00D7030A"/>
    <w:rsid w:val="00D717C7"/>
    <w:rsid w:val="00D71D1D"/>
    <w:rsid w:val="00D71E1F"/>
    <w:rsid w:val="00D720BB"/>
    <w:rsid w:val="00D7258B"/>
    <w:rsid w:val="00D74524"/>
    <w:rsid w:val="00D749FD"/>
    <w:rsid w:val="00D74B74"/>
    <w:rsid w:val="00D75131"/>
    <w:rsid w:val="00D751B9"/>
    <w:rsid w:val="00D75FD7"/>
    <w:rsid w:val="00D766B0"/>
    <w:rsid w:val="00D76939"/>
    <w:rsid w:val="00D7724C"/>
    <w:rsid w:val="00D774CC"/>
    <w:rsid w:val="00D77B4F"/>
    <w:rsid w:val="00D77BC5"/>
    <w:rsid w:val="00D80533"/>
    <w:rsid w:val="00D808F5"/>
    <w:rsid w:val="00D80A51"/>
    <w:rsid w:val="00D8185C"/>
    <w:rsid w:val="00D819C1"/>
    <w:rsid w:val="00D81C7E"/>
    <w:rsid w:val="00D82817"/>
    <w:rsid w:val="00D82909"/>
    <w:rsid w:val="00D82EB7"/>
    <w:rsid w:val="00D83B63"/>
    <w:rsid w:val="00D84AC2"/>
    <w:rsid w:val="00D85120"/>
    <w:rsid w:val="00D85490"/>
    <w:rsid w:val="00D858EC"/>
    <w:rsid w:val="00D85E05"/>
    <w:rsid w:val="00D8629D"/>
    <w:rsid w:val="00D86393"/>
    <w:rsid w:val="00D869F3"/>
    <w:rsid w:val="00D86C8E"/>
    <w:rsid w:val="00D86E77"/>
    <w:rsid w:val="00D86FCD"/>
    <w:rsid w:val="00D8734F"/>
    <w:rsid w:val="00D87360"/>
    <w:rsid w:val="00D87970"/>
    <w:rsid w:val="00D91460"/>
    <w:rsid w:val="00D91978"/>
    <w:rsid w:val="00D92169"/>
    <w:rsid w:val="00D922FB"/>
    <w:rsid w:val="00D93140"/>
    <w:rsid w:val="00D94781"/>
    <w:rsid w:val="00D947AC"/>
    <w:rsid w:val="00D9507B"/>
    <w:rsid w:val="00D9548D"/>
    <w:rsid w:val="00D9561A"/>
    <w:rsid w:val="00D959A1"/>
    <w:rsid w:val="00D95B17"/>
    <w:rsid w:val="00D969FB"/>
    <w:rsid w:val="00D96C02"/>
    <w:rsid w:val="00D96DE7"/>
    <w:rsid w:val="00D975C8"/>
    <w:rsid w:val="00DA14A8"/>
    <w:rsid w:val="00DA18D6"/>
    <w:rsid w:val="00DA2079"/>
    <w:rsid w:val="00DA2744"/>
    <w:rsid w:val="00DA2A18"/>
    <w:rsid w:val="00DA2D31"/>
    <w:rsid w:val="00DA2E65"/>
    <w:rsid w:val="00DA30C9"/>
    <w:rsid w:val="00DA395B"/>
    <w:rsid w:val="00DA465A"/>
    <w:rsid w:val="00DA576D"/>
    <w:rsid w:val="00DA59D7"/>
    <w:rsid w:val="00DA5B0A"/>
    <w:rsid w:val="00DA5F0C"/>
    <w:rsid w:val="00DA60A6"/>
    <w:rsid w:val="00DA7697"/>
    <w:rsid w:val="00DA7CCA"/>
    <w:rsid w:val="00DA7E3E"/>
    <w:rsid w:val="00DB007F"/>
    <w:rsid w:val="00DB00F7"/>
    <w:rsid w:val="00DB2C6E"/>
    <w:rsid w:val="00DB2E21"/>
    <w:rsid w:val="00DB3062"/>
    <w:rsid w:val="00DB31DB"/>
    <w:rsid w:val="00DB3796"/>
    <w:rsid w:val="00DB3F96"/>
    <w:rsid w:val="00DB3FEC"/>
    <w:rsid w:val="00DB6DCA"/>
    <w:rsid w:val="00DB7EB0"/>
    <w:rsid w:val="00DC021E"/>
    <w:rsid w:val="00DC10F3"/>
    <w:rsid w:val="00DC10F9"/>
    <w:rsid w:val="00DC12D2"/>
    <w:rsid w:val="00DC1B6C"/>
    <w:rsid w:val="00DC31B7"/>
    <w:rsid w:val="00DC4811"/>
    <w:rsid w:val="00DC4D34"/>
    <w:rsid w:val="00DC5357"/>
    <w:rsid w:val="00DC53A1"/>
    <w:rsid w:val="00DC576B"/>
    <w:rsid w:val="00DC5B6D"/>
    <w:rsid w:val="00DC6844"/>
    <w:rsid w:val="00DC7309"/>
    <w:rsid w:val="00DD04F9"/>
    <w:rsid w:val="00DD0D89"/>
    <w:rsid w:val="00DD1058"/>
    <w:rsid w:val="00DD19E3"/>
    <w:rsid w:val="00DD1F3D"/>
    <w:rsid w:val="00DD236F"/>
    <w:rsid w:val="00DD2EC9"/>
    <w:rsid w:val="00DD3513"/>
    <w:rsid w:val="00DD3717"/>
    <w:rsid w:val="00DD3C98"/>
    <w:rsid w:val="00DD40D2"/>
    <w:rsid w:val="00DD460D"/>
    <w:rsid w:val="00DD4AFA"/>
    <w:rsid w:val="00DD4B9A"/>
    <w:rsid w:val="00DD54C7"/>
    <w:rsid w:val="00DD5BFC"/>
    <w:rsid w:val="00DD5DAE"/>
    <w:rsid w:val="00DD68F2"/>
    <w:rsid w:val="00DD6F06"/>
    <w:rsid w:val="00DD700B"/>
    <w:rsid w:val="00DD7ECC"/>
    <w:rsid w:val="00DE0702"/>
    <w:rsid w:val="00DE0E21"/>
    <w:rsid w:val="00DE1702"/>
    <w:rsid w:val="00DE1771"/>
    <w:rsid w:val="00DE25C6"/>
    <w:rsid w:val="00DE2AA8"/>
    <w:rsid w:val="00DE3438"/>
    <w:rsid w:val="00DE39AC"/>
    <w:rsid w:val="00DE3A2E"/>
    <w:rsid w:val="00DE3BCE"/>
    <w:rsid w:val="00DE4061"/>
    <w:rsid w:val="00DE499A"/>
    <w:rsid w:val="00DE4E14"/>
    <w:rsid w:val="00DE58F1"/>
    <w:rsid w:val="00DE627D"/>
    <w:rsid w:val="00DE62DF"/>
    <w:rsid w:val="00DE6550"/>
    <w:rsid w:val="00DE699D"/>
    <w:rsid w:val="00DE6DDD"/>
    <w:rsid w:val="00DE7279"/>
    <w:rsid w:val="00DE72AA"/>
    <w:rsid w:val="00DE7577"/>
    <w:rsid w:val="00DE7B13"/>
    <w:rsid w:val="00DF000A"/>
    <w:rsid w:val="00DF0A3A"/>
    <w:rsid w:val="00DF135D"/>
    <w:rsid w:val="00DF167F"/>
    <w:rsid w:val="00DF21A3"/>
    <w:rsid w:val="00DF2827"/>
    <w:rsid w:val="00DF28C5"/>
    <w:rsid w:val="00DF2956"/>
    <w:rsid w:val="00DF31CC"/>
    <w:rsid w:val="00DF3C3D"/>
    <w:rsid w:val="00DF3D27"/>
    <w:rsid w:val="00DF4674"/>
    <w:rsid w:val="00DF485E"/>
    <w:rsid w:val="00DF4D1A"/>
    <w:rsid w:val="00DF4EA1"/>
    <w:rsid w:val="00DF4F64"/>
    <w:rsid w:val="00DF50E2"/>
    <w:rsid w:val="00DF5E41"/>
    <w:rsid w:val="00DF6519"/>
    <w:rsid w:val="00DF6754"/>
    <w:rsid w:val="00DF75A3"/>
    <w:rsid w:val="00DF75F5"/>
    <w:rsid w:val="00DF76A1"/>
    <w:rsid w:val="00DF76E6"/>
    <w:rsid w:val="00DF79D6"/>
    <w:rsid w:val="00DF7BA4"/>
    <w:rsid w:val="00DF7D19"/>
    <w:rsid w:val="00DF7F92"/>
    <w:rsid w:val="00E005DC"/>
    <w:rsid w:val="00E00874"/>
    <w:rsid w:val="00E01B41"/>
    <w:rsid w:val="00E029CD"/>
    <w:rsid w:val="00E02FBE"/>
    <w:rsid w:val="00E03733"/>
    <w:rsid w:val="00E03B16"/>
    <w:rsid w:val="00E03FD6"/>
    <w:rsid w:val="00E04973"/>
    <w:rsid w:val="00E05B27"/>
    <w:rsid w:val="00E05D29"/>
    <w:rsid w:val="00E06637"/>
    <w:rsid w:val="00E06766"/>
    <w:rsid w:val="00E06B76"/>
    <w:rsid w:val="00E07069"/>
    <w:rsid w:val="00E07608"/>
    <w:rsid w:val="00E07FE1"/>
    <w:rsid w:val="00E104F8"/>
    <w:rsid w:val="00E10772"/>
    <w:rsid w:val="00E10B7C"/>
    <w:rsid w:val="00E10FF0"/>
    <w:rsid w:val="00E115CD"/>
    <w:rsid w:val="00E11926"/>
    <w:rsid w:val="00E11C28"/>
    <w:rsid w:val="00E12680"/>
    <w:rsid w:val="00E12A53"/>
    <w:rsid w:val="00E12E02"/>
    <w:rsid w:val="00E1435A"/>
    <w:rsid w:val="00E143E8"/>
    <w:rsid w:val="00E1507F"/>
    <w:rsid w:val="00E15878"/>
    <w:rsid w:val="00E15F32"/>
    <w:rsid w:val="00E1601C"/>
    <w:rsid w:val="00E174A3"/>
    <w:rsid w:val="00E17D89"/>
    <w:rsid w:val="00E20946"/>
    <w:rsid w:val="00E20F00"/>
    <w:rsid w:val="00E21F25"/>
    <w:rsid w:val="00E22275"/>
    <w:rsid w:val="00E2346D"/>
    <w:rsid w:val="00E247ED"/>
    <w:rsid w:val="00E24AAE"/>
    <w:rsid w:val="00E24D65"/>
    <w:rsid w:val="00E262D8"/>
    <w:rsid w:val="00E26407"/>
    <w:rsid w:val="00E26C83"/>
    <w:rsid w:val="00E272B5"/>
    <w:rsid w:val="00E273A2"/>
    <w:rsid w:val="00E27F5F"/>
    <w:rsid w:val="00E30140"/>
    <w:rsid w:val="00E30A3C"/>
    <w:rsid w:val="00E30E6C"/>
    <w:rsid w:val="00E3122E"/>
    <w:rsid w:val="00E313F7"/>
    <w:rsid w:val="00E32105"/>
    <w:rsid w:val="00E32912"/>
    <w:rsid w:val="00E343DC"/>
    <w:rsid w:val="00E34827"/>
    <w:rsid w:val="00E34A68"/>
    <w:rsid w:val="00E35171"/>
    <w:rsid w:val="00E357C8"/>
    <w:rsid w:val="00E35EC1"/>
    <w:rsid w:val="00E3683E"/>
    <w:rsid w:val="00E36977"/>
    <w:rsid w:val="00E36EDE"/>
    <w:rsid w:val="00E36F76"/>
    <w:rsid w:val="00E37292"/>
    <w:rsid w:val="00E37456"/>
    <w:rsid w:val="00E37577"/>
    <w:rsid w:val="00E37705"/>
    <w:rsid w:val="00E4016B"/>
    <w:rsid w:val="00E40816"/>
    <w:rsid w:val="00E41265"/>
    <w:rsid w:val="00E41408"/>
    <w:rsid w:val="00E41871"/>
    <w:rsid w:val="00E4210F"/>
    <w:rsid w:val="00E42C7D"/>
    <w:rsid w:val="00E42D9F"/>
    <w:rsid w:val="00E42ECF"/>
    <w:rsid w:val="00E43421"/>
    <w:rsid w:val="00E434DC"/>
    <w:rsid w:val="00E43852"/>
    <w:rsid w:val="00E43CEB"/>
    <w:rsid w:val="00E43CFE"/>
    <w:rsid w:val="00E4422D"/>
    <w:rsid w:val="00E44D08"/>
    <w:rsid w:val="00E44DFA"/>
    <w:rsid w:val="00E45427"/>
    <w:rsid w:val="00E459F3"/>
    <w:rsid w:val="00E462AD"/>
    <w:rsid w:val="00E467BB"/>
    <w:rsid w:val="00E46D01"/>
    <w:rsid w:val="00E47181"/>
    <w:rsid w:val="00E4764F"/>
    <w:rsid w:val="00E47C71"/>
    <w:rsid w:val="00E50971"/>
    <w:rsid w:val="00E511F9"/>
    <w:rsid w:val="00E5123A"/>
    <w:rsid w:val="00E51463"/>
    <w:rsid w:val="00E5179C"/>
    <w:rsid w:val="00E51A22"/>
    <w:rsid w:val="00E51C2F"/>
    <w:rsid w:val="00E51C31"/>
    <w:rsid w:val="00E523DD"/>
    <w:rsid w:val="00E52904"/>
    <w:rsid w:val="00E52DB3"/>
    <w:rsid w:val="00E52E14"/>
    <w:rsid w:val="00E54663"/>
    <w:rsid w:val="00E54A3D"/>
    <w:rsid w:val="00E553F3"/>
    <w:rsid w:val="00E555AE"/>
    <w:rsid w:val="00E55A22"/>
    <w:rsid w:val="00E55CB5"/>
    <w:rsid w:val="00E55ED8"/>
    <w:rsid w:val="00E562DD"/>
    <w:rsid w:val="00E56943"/>
    <w:rsid w:val="00E571E7"/>
    <w:rsid w:val="00E579D2"/>
    <w:rsid w:val="00E601FB"/>
    <w:rsid w:val="00E602D8"/>
    <w:rsid w:val="00E60CF5"/>
    <w:rsid w:val="00E60FD2"/>
    <w:rsid w:val="00E61E98"/>
    <w:rsid w:val="00E62A94"/>
    <w:rsid w:val="00E632C9"/>
    <w:rsid w:val="00E63CAA"/>
    <w:rsid w:val="00E63D00"/>
    <w:rsid w:val="00E64289"/>
    <w:rsid w:val="00E656AC"/>
    <w:rsid w:val="00E66579"/>
    <w:rsid w:val="00E66FA4"/>
    <w:rsid w:val="00E6712D"/>
    <w:rsid w:val="00E6721E"/>
    <w:rsid w:val="00E67DFF"/>
    <w:rsid w:val="00E67FF4"/>
    <w:rsid w:val="00E717FB"/>
    <w:rsid w:val="00E72324"/>
    <w:rsid w:val="00E736BB"/>
    <w:rsid w:val="00E73776"/>
    <w:rsid w:val="00E73C9D"/>
    <w:rsid w:val="00E73D6E"/>
    <w:rsid w:val="00E74365"/>
    <w:rsid w:val="00E74663"/>
    <w:rsid w:val="00E74724"/>
    <w:rsid w:val="00E74798"/>
    <w:rsid w:val="00E74FFA"/>
    <w:rsid w:val="00E7530C"/>
    <w:rsid w:val="00E75867"/>
    <w:rsid w:val="00E75CFE"/>
    <w:rsid w:val="00E75F22"/>
    <w:rsid w:val="00E761B3"/>
    <w:rsid w:val="00E762D7"/>
    <w:rsid w:val="00E76607"/>
    <w:rsid w:val="00E768AC"/>
    <w:rsid w:val="00E77377"/>
    <w:rsid w:val="00E77897"/>
    <w:rsid w:val="00E77ADC"/>
    <w:rsid w:val="00E77AEC"/>
    <w:rsid w:val="00E805E6"/>
    <w:rsid w:val="00E80A6C"/>
    <w:rsid w:val="00E827A8"/>
    <w:rsid w:val="00E830E3"/>
    <w:rsid w:val="00E832E3"/>
    <w:rsid w:val="00E83437"/>
    <w:rsid w:val="00E835FF"/>
    <w:rsid w:val="00E83FE9"/>
    <w:rsid w:val="00E84384"/>
    <w:rsid w:val="00E8481E"/>
    <w:rsid w:val="00E849B9"/>
    <w:rsid w:val="00E85183"/>
    <w:rsid w:val="00E851BB"/>
    <w:rsid w:val="00E854BE"/>
    <w:rsid w:val="00E86054"/>
    <w:rsid w:val="00E863CA"/>
    <w:rsid w:val="00E86FD0"/>
    <w:rsid w:val="00E87444"/>
    <w:rsid w:val="00E877CC"/>
    <w:rsid w:val="00E87EBF"/>
    <w:rsid w:val="00E90F8B"/>
    <w:rsid w:val="00E910E5"/>
    <w:rsid w:val="00E9162E"/>
    <w:rsid w:val="00E923C8"/>
    <w:rsid w:val="00E92A73"/>
    <w:rsid w:val="00E93673"/>
    <w:rsid w:val="00E937DC"/>
    <w:rsid w:val="00E93910"/>
    <w:rsid w:val="00E94182"/>
    <w:rsid w:val="00E94343"/>
    <w:rsid w:val="00E94CD7"/>
    <w:rsid w:val="00E957EB"/>
    <w:rsid w:val="00E964AD"/>
    <w:rsid w:val="00E96717"/>
    <w:rsid w:val="00E96CBF"/>
    <w:rsid w:val="00E972A3"/>
    <w:rsid w:val="00E978B3"/>
    <w:rsid w:val="00E97978"/>
    <w:rsid w:val="00E97C09"/>
    <w:rsid w:val="00E97EC3"/>
    <w:rsid w:val="00EA0112"/>
    <w:rsid w:val="00EA08FB"/>
    <w:rsid w:val="00EA0FB5"/>
    <w:rsid w:val="00EA10F8"/>
    <w:rsid w:val="00EA1CB8"/>
    <w:rsid w:val="00EA23EE"/>
    <w:rsid w:val="00EA24C3"/>
    <w:rsid w:val="00EA2506"/>
    <w:rsid w:val="00EA2DB4"/>
    <w:rsid w:val="00EA334F"/>
    <w:rsid w:val="00EA3596"/>
    <w:rsid w:val="00EA3A51"/>
    <w:rsid w:val="00EA3B3C"/>
    <w:rsid w:val="00EA41BB"/>
    <w:rsid w:val="00EA41FD"/>
    <w:rsid w:val="00EA4AC8"/>
    <w:rsid w:val="00EA52EF"/>
    <w:rsid w:val="00EA5A39"/>
    <w:rsid w:val="00EA5BDB"/>
    <w:rsid w:val="00EA603D"/>
    <w:rsid w:val="00EA6917"/>
    <w:rsid w:val="00EA69DE"/>
    <w:rsid w:val="00EA6AFE"/>
    <w:rsid w:val="00EA6BFE"/>
    <w:rsid w:val="00EA6D6E"/>
    <w:rsid w:val="00EA7610"/>
    <w:rsid w:val="00EA772B"/>
    <w:rsid w:val="00EB0527"/>
    <w:rsid w:val="00EB0DF5"/>
    <w:rsid w:val="00EB19F8"/>
    <w:rsid w:val="00EB1AAE"/>
    <w:rsid w:val="00EB2114"/>
    <w:rsid w:val="00EB2317"/>
    <w:rsid w:val="00EB2A90"/>
    <w:rsid w:val="00EB2C4F"/>
    <w:rsid w:val="00EB30CD"/>
    <w:rsid w:val="00EB373E"/>
    <w:rsid w:val="00EB3E8C"/>
    <w:rsid w:val="00EB46FB"/>
    <w:rsid w:val="00EB4898"/>
    <w:rsid w:val="00EB5180"/>
    <w:rsid w:val="00EB51AA"/>
    <w:rsid w:val="00EB5962"/>
    <w:rsid w:val="00EB6255"/>
    <w:rsid w:val="00EB6A8C"/>
    <w:rsid w:val="00EB7006"/>
    <w:rsid w:val="00EB7F23"/>
    <w:rsid w:val="00EC024C"/>
    <w:rsid w:val="00EC04A9"/>
    <w:rsid w:val="00EC06D4"/>
    <w:rsid w:val="00EC1192"/>
    <w:rsid w:val="00EC1AC0"/>
    <w:rsid w:val="00EC1FFC"/>
    <w:rsid w:val="00EC3017"/>
    <w:rsid w:val="00EC335B"/>
    <w:rsid w:val="00EC39E9"/>
    <w:rsid w:val="00EC3D80"/>
    <w:rsid w:val="00EC41B7"/>
    <w:rsid w:val="00EC42A9"/>
    <w:rsid w:val="00EC45AA"/>
    <w:rsid w:val="00EC49B6"/>
    <w:rsid w:val="00EC4A34"/>
    <w:rsid w:val="00EC4D44"/>
    <w:rsid w:val="00EC5195"/>
    <w:rsid w:val="00EC6583"/>
    <w:rsid w:val="00EC6DBC"/>
    <w:rsid w:val="00EC7368"/>
    <w:rsid w:val="00EC7802"/>
    <w:rsid w:val="00ED05E5"/>
    <w:rsid w:val="00ED0D36"/>
    <w:rsid w:val="00ED0F04"/>
    <w:rsid w:val="00ED1ED6"/>
    <w:rsid w:val="00ED2198"/>
    <w:rsid w:val="00ED270F"/>
    <w:rsid w:val="00ED2D21"/>
    <w:rsid w:val="00ED3BCB"/>
    <w:rsid w:val="00ED3D4C"/>
    <w:rsid w:val="00ED3EB6"/>
    <w:rsid w:val="00ED3ED5"/>
    <w:rsid w:val="00ED5116"/>
    <w:rsid w:val="00ED53C4"/>
    <w:rsid w:val="00ED5F2D"/>
    <w:rsid w:val="00ED610C"/>
    <w:rsid w:val="00ED72BD"/>
    <w:rsid w:val="00ED732B"/>
    <w:rsid w:val="00ED78D1"/>
    <w:rsid w:val="00ED7982"/>
    <w:rsid w:val="00ED7B4B"/>
    <w:rsid w:val="00ED7F7C"/>
    <w:rsid w:val="00EE0191"/>
    <w:rsid w:val="00EE04F4"/>
    <w:rsid w:val="00EE0DAB"/>
    <w:rsid w:val="00EE0F30"/>
    <w:rsid w:val="00EE0FBD"/>
    <w:rsid w:val="00EE1111"/>
    <w:rsid w:val="00EE1F44"/>
    <w:rsid w:val="00EE220C"/>
    <w:rsid w:val="00EE2829"/>
    <w:rsid w:val="00EE2DAF"/>
    <w:rsid w:val="00EE3689"/>
    <w:rsid w:val="00EE3B2C"/>
    <w:rsid w:val="00EE3E19"/>
    <w:rsid w:val="00EE4073"/>
    <w:rsid w:val="00EE446B"/>
    <w:rsid w:val="00EE4E0F"/>
    <w:rsid w:val="00EE62BC"/>
    <w:rsid w:val="00EE66FB"/>
    <w:rsid w:val="00EE6B3D"/>
    <w:rsid w:val="00EE6D2C"/>
    <w:rsid w:val="00EE6F78"/>
    <w:rsid w:val="00EE73E9"/>
    <w:rsid w:val="00EE7738"/>
    <w:rsid w:val="00EE7910"/>
    <w:rsid w:val="00EE7BC9"/>
    <w:rsid w:val="00EF042B"/>
    <w:rsid w:val="00EF0EEC"/>
    <w:rsid w:val="00EF1B97"/>
    <w:rsid w:val="00EF1DFA"/>
    <w:rsid w:val="00EF2C4C"/>
    <w:rsid w:val="00EF2E9B"/>
    <w:rsid w:val="00EF3387"/>
    <w:rsid w:val="00EF3E11"/>
    <w:rsid w:val="00EF4810"/>
    <w:rsid w:val="00EF4871"/>
    <w:rsid w:val="00EF4C72"/>
    <w:rsid w:val="00EF4CD5"/>
    <w:rsid w:val="00EF4F61"/>
    <w:rsid w:val="00EF6943"/>
    <w:rsid w:val="00EF6967"/>
    <w:rsid w:val="00EF6A3C"/>
    <w:rsid w:val="00EF6AE5"/>
    <w:rsid w:val="00EF6D44"/>
    <w:rsid w:val="00EF6F8F"/>
    <w:rsid w:val="00EF736B"/>
    <w:rsid w:val="00EF79BF"/>
    <w:rsid w:val="00EF7F98"/>
    <w:rsid w:val="00F00691"/>
    <w:rsid w:val="00F00706"/>
    <w:rsid w:val="00F00E17"/>
    <w:rsid w:val="00F01073"/>
    <w:rsid w:val="00F01919"/>
    <w:rsid w:val="00F01A38"/>
    <w:rsid w:val="00F023A5"/>
    <w:rsid w:val="00F027DB"/>
    <w:rsid w:val="00F03823"/>
    <w:rsid w:val="00F038C4"/>
    <w:rsid w:val="00F03910"/>
    <w:rsid w:val="00F03BFF"/>
    <w:rsid w:val="00F03F66"/>
    <w:rsid w:val="00F04494"/>
    <w:rsid w:val="00F0454F"/>
    <w:rsid w:val="00F05C11"/>
    <w:rsid w:val="00F05DDA"/>
    <w:rsid w:val="00F06A73"/>
    <w:rsid w:val="00F0712F"/>
    <w:rsid w:val="00F076D2"/>
    <w:rsid w:val="00F07A04"/>
    <w:rsid w:val="00F07EDA"/>
    <w:rsid w:val="00F07F58"/>
    <w:rsid w:val="00F10192"/>
    <w:rsid w:val="00F101E5"/>
    <w:rsid w:val="00F10811"/>
    <w:rsid w:val="00F1086D"/>
    <w:rsid w:val="00F1095B"/>
    <w:rsid w:val="00F10C6C"/>
    <w:rsid w:val="00F111C4"/>
    <w:rsid w:val="00F1335D"/>
    <w:rsid w:val="00F13785"/>
    <w:rsid w:val="00F13A32"/>
    <w:rsid w:val="00F161D4"/>
    <w:rsid w:val="00F165ED"/>
    <w:rsid w:val="00F17EB8"/>
    <w:rsid w:val="00F17F20"/>
    <w:rsid w:val="00F208DA"/>
    <w:rsid w:val="00F20FEB"/>
    <w:rsid w:val="00F2124F"/>
    <w:rsid w:val="00F215D3"/>
    <w:rsid w:val="00F22293"/>
    <w:rsid w:val="00F22308"/>
    <w:rsid w:val="00F22419"/>
    <w:rsid w:val="00F22AF9"/>
    <w:rsid w:val="00F22C9C"/>
    <w:rsid w:val="00F22E97"/>
    <w:rsid w:val="00F23983"/>
    <w:rsid w:val="00F24773"/>
    <w:rsid w:val="00F25841"/>
    <w:rsid w:val="00F2606C"/>
    <w:rsid w:val="00F26276"/>
    <w:rsid w:val="00F27317"/>
    <w:rsid w:val="00F2768D"/>
    <w:rsid w:val="00F30584"/>
    <w:rsid w:val="00F30B4E"/>
    <w:rsid w:val="00F30FE9"/>
    <w:rsid w:val="00F31529"/>
    <w:rsid w:val="00F31B7D"/>
    <w:rsid w:val="00F31C6A"/>
    <w:rsid w:val="00F31E04"/>
    <w:rsid w:val="00F325CB"/>
    <w:rsid w:val="00F32825"/>
    <w:rsid w:val="00F32867"/>
    <w:rsid w:val="00F32C83"/>
    <w:rsid w:val="00F33278"/>
    <w:rsid w:val="00F3364C"/>
    <w:rsid w:val="00F33BB9"/>
    <w:rsid w:val="00F33EB6"/>
    <w:rsid w:val="00F34006"/>
    <w:rsid w:val="00F34FFD"/>
    <w:rsid w:val="00F3517E"/>
    <w:rsid w:val="00F3557C"/>
    <w:rsid w:val="00F35C1E"/>
    <w:rsid w:val="00F35C3C"/>
    <w:rsid w:val="00F35D9F"/>
    <w:rsid w:val="00F36045"/>
    <w:rsid w:val="00F36E97"/>
    <w:rsid w:val="00F37445"/>
    <w:rsid w:val="00F37CBB"/>
    <w:rsid w:val="00F4089A"/>
    <w:rsid w:val="00F40DED"/>
    <w:rsid w:val="00F417D2"/>
    <w:rsid w:val="00F41927"/>
    <w:rsid w:val="00F41C17"/>
    <w:rsid w:val="00F42319"/>
    <w:rsid w:val="00F426DC"/>
    <w:rsid w:val="00F432D2"/>
    <w:rsid w:val="00F43574"/>
    <w:rsid w:val="00F4368F"/>
    <w:rsid w:val="00F43B3D"/>
    <w:rsid w:val="00F450D7"/>
    <w:rsid w:val="00F45606"/>
    <w:rsid w:val="00F45B26"/>
    <w:rsid w:val="00F45F0D"/>
    <w:rsid w:val="00F45FBC"/>
    <w:rsid w:val="00F46112"/>
    <w:rsid w:val="00F461D4"/>
    <w:rsid w:val="00F4648E"/>
    <w:rsid w:val="00F46D63"/>
    <w:rsid w:val="00F47D05"/>
    <w:rsid w:val="00F506F9"/>
    <w:rsid w:val="00F50BBE"/>
    <w:rsid w:val="00F50FBE"/>
    <w:rsid w:val="00F515EA"/>
    <w:rsid w:val="00F52378"/>
    <w:rsid w:val="00F52A65"/>
    <w:rsid w:val="00F52E4E"/>
    <w:rsid w:val="00F53137"/>
    <w:rsid w:val="00F54129"/>
    <w:rsid w:val="00F5467A"/>
    <w:rsid w:val="00F54866"/>
    <w:rsid w:val="00F54C9A"/>
    <w:rsid w:val="00F54EC9"/>
    <w:rsid w:val="00F54FA9"/>
    <w:rsid w:val="00F558E6"/>
    <w:rsid w:val="00F55F95"/>
    <w:rsid w:val="00F56DAB"/>
    <w:rsid w:val="00F57E38"/>
    <w:rsid w:val="00F602B2"/>
    <w:rsid w:val="00F602DC"/>
    <w:rsid w:val="00F604E7"/>
    <w:rsid w:val="00F60696"/>
    <w:rsid w:val="00F6192C"/>
    <w:rsid w:val="00F622DF"/>
    <w:rsid w:val="00F62F1B"/>
    <w:rsid w:val="00F631F8"/>
    <w:rsid w:val="00F63941"/>
    <w:rsid w:val="00F63B6D"/>
    <w:rsid w:val="00F64F29"/>
    <w:rsid w:val="00F64F38"/>
    <w:rsid w:val="00F655E3"/>
    <w:rsid w:val="00F66BF5"/>
    <w:rsid w:val="00F6747E"/>
    <w:rsid w:val="00F676B4"/>
    <w:rsid w:val="00F7020A"/>
    <w:rsid w:val="00F702A6"/>
    <w:rsid w:val="00F70BD0"/>
    <w:rsid w:val="00F70E62"/>
    <w:rsid w:val="00F710B0"/>
    <w:rsid w:val="00F71BCE"/>
    <w:rsid w:val="00F71DF1"/>
    <w:rsid w:val="00F726A3"/>
    <w:rsid w:val="00F739C6"/>
    <w:rsid w:val="00F741F0"/>
    <w:rsid w:val="00F7554D"/>
    <w:rsid w:val="00F75644"/>
    <w:rsid w:val="00F7596A"/>
    <w:rsid w:val="00F75F50"/>
    <w:rsid w:val="00F7690A"/>
    <w:rsid w:val="00F76B99"/>
    <w:rsid w:val="00F76D26"/>
    <w:rsid w:val="00F76F50"/>
    <w:rsid w:val="00F775B2"/>
    <w:rsid w:val="00F775DB"/>
    <w:rsid w:val="00F804B5"/>
    <w:rsid w:val="00F80680"/>
    <w:rsid w:val="00F80908"/>
    <w:rsid w:val="00F80CF5"/>
    <w:rsid w:val="00F8179B"/>
    <w:rsid w:val="00F82DAE"/>
    <w:rsid w:val="00F83303"/>
    <w:rsid w:val="00F837AE"/>
    <w:rsid w:val="00F84B3C"/>
    <w:rsid w:val="00F85D1B"/>
    <w:rsid w:val="00F86423"/>
    <w:rsid w:val="00F86546"/>
    <w:rsid w:val="00F86560"/>
    <w:rsid w:val="00F86879"/>
    <w:rsid w:val="00F86B83"/>
    <w:rsid w:val="00F8720B"/>
    <w:rsid w:val="00F87A2D"/>
    <w:rsid w:val="00F902FB"/>
    <w:rsid w:val="00F90A9E"/>
    <w:rsid w:val="00F913C5"/>
    <w:rsid w:val="00F91477"/>
    <w:rsid w:val="00F915AF"/>
    <w:rsid w:val="00F92201"/>
    <w:rsid w:val="00F93DE6"/>
    <w:rsid w:val="00F94CC1"/>
    <w:rsid w:val="00F95200"/>
    <w:rsid w:val="00F95401"/>
    <w:rsid w:val="00F95505"/>
    <w:rsid w:val="00F95B46"/>
    <w:rsid w:val="00F95CC8"/>
    <w:rsid w:val="00F9666A"/>
    <w:rsid w:val="00F96D42"/>
    <w:rsid w:val="00F97337"/>
    <w:rsid w:val="00F97C4C"/>
    <w:rsid w:val="00FA007B"/>
    <w:rsid w:val="00FA01C0"/>
    <w:rsid w:val="00FA0775"/>
    <w:rsid w:val="00FA0A25"/>
    <w:rsid w:val="00FA0BAA"/>
    <w:rsid w:val="00FA1033"/>
    <w:rsid w:val="00FA10D1"/>
    <w:rsid w:val="00FA118B"/>
    <w:rsid w:val="00FA19B1"/>
    <w:rsid w:val="00FA1D22"/>
    <w:rsid w:val="00FA3210"/>
    <w:rsid w:val="00FA39D9"/>
    <w:rsid w:val="00FA3EDD"/>
    <w:rsid w:val="00FA405F"/>
    <w:rsid w:val="00FA4CBC"/>
    <w:rsid w:val="00FA5168"/>
    <w:rsid w:val="00FA52DF"/>
    <w:rsid w:val="00FA53EE"/>
    <w:rsid w:val="00FA5962"/>
    <w:rsid w:val="00FA5A62"/>
    <w:rsid w:val="00FA684B"/>
    <w:rsid w:val="00FA693E"/>
    <w:rsid w:val="00FA6985"/>
    <w:rsid w:val="00FA6B67"/>
    <w:rsid w:val="00FA6FAB"/>
    <w:rsid w:val="00FA70D3"/>
    <w:rsid w:val="00FA773E"/>
    <w:rsid w:val="00FB0AA3"/>
    <w:rsid w:val="00FB0E53"/>
    <w:rsid w:val="00FB17D4"/>
    <w:rsid w:val="00FB1F27"/>
    <w:rsid w:val="00FB27E6"/>
    <w:rsid w:val="00FB28B4"/>
    <w:rsid w:val="00FB2A64"/>
    <w:rsid w:val="00FB2B0E"/>
    <w:rsid w:val="00FB3174"/>
    <w:rsid w:val="00FB32F8"/>
    <w:rsid w:val="00FB3F77"/>
    <w:rsid w:val="00FB4D40"/>
    <w:rsid w:val="00FB4DDF"/>
    <w:rsid w:val="00FB5177"/>
    <w:rsid w:val="00FB51F3"/>
    <w:rsid w:val="00FB5382"/>
    <w:rsid w:val="00FB542B"/>
    <w:rsid w:val="00FB6C30"/>
    <w:rsid w:val="00FB74F8"/>
    <w:rsid w:val="00FB779C"/>
    <w:rsid w:val="00FB7A1C"/>
    <w:rsid w:val="00FB7C85"/>
    <w:rsid w:val="00FB7D2F"/>
    <w:rsid w:val="00FC2848"/>
    <w:rsid w:val="00FC2D62"/>
    <w:rsid w:val="00FC3D0F"/>
    <w:rsid w:val="00FC41F8"/>
    <w:rsid w:val="00FC47C1"/>
    <w:rsid w:val="00FC4892"/>
    <w:rsid w:val="00FC54CD"/>
    <w:rsid w:val="00FC5C41"/>
    <w:rsid w:val="00FC5C9B"/>
    <w:rsid w:val="00FC67AD"/>
    <w:rsid w:val="00FC6EA3"/>
    <w:rsid w:val="00FC71E4"/>
    <w:rsid w:val="00FC7378"/>
    <w:rsid w:val="00FC76D4"/>
    <w:rsid w:val="00FC7890"/>
    <w:rsid w:val="00FC7980"/>
    <w:rsid w:val="00FC7E23"/>
    <w:rsid w:val="00FD0968"/>
    <w:rsid w:val="00FD0DEE"/>
    <w:rsid w:val="00FD13EC"/>
    <w:rsid w:val="00FD1678"/>
    <w:rsid w:val="00FD1B9D"/>
    <w:rsid w:val="00FD1D76"/>
    <w:rsid w:val="00FD208C"/>
    <w:rsid w:val="00FD22C3"/>
    <w:rsid w:val="00FD26D7"/>
    <w:rsid w:val="00FD2779"/>
    <w:rsid w:val="00FD2C6F"/>
    <w:rsid w:val="00FD2FE9"/>
    <w:rsid w:val="00FD3A4E"/>
    <w:rsid w:val="00FD3DA0"/>
    <w:rsid w:val="00FD3F79"/>
    <w:rsid w:val="00FD45CD"/>
    <w:rsid w:val="00FD4BF0"/>
    <w:rsid w:val="00FD4C1D"/>
    <w:rsid w:val="00FD5341"/>
    <w:rsid w:val="00FD54B3"/>
    <w:rsid w:val="00FD6056"/>
    <w:rsid w:val="00FD6BAC"/>
    <w:rsid w:val="00FD6BE8"/>
    <w:rsid w:val="00FD6FD3"/>
    <w:rsid w:val="00FD7608"/>
    <w:rsid w:val="00FD77D2"/>
    <w:rsid w:val="00FD7B39"/>
    <w:rsid w:val="00FE03A4"/>
    <w:rsid w:val="00FE07EE"/>
    <w:rsid w:val="00FE08E3"/>
    <w:rsid w:val="00FE0FA7"/>
    <w:rsid w:val="00FE11E2"/>
    <w:rsid w:val="00FE18B0"/>
    <w:rsid w:val="00FE1B36"/>
    <w:rsid w:val="00FE22F9"/>
    <w:rsid w:val="00FE24F6"/>
    <w:rsid w:val="00FE2DE1"/>
    <w:rsid w:val="00FE3795"/>
    <w:rsid w:val="00FE440D"/>
    <w:rsid w:val="00FE470C"/>
    <w:rsid w:val="00FE4A9E"/>
    <w:rsid w:val="00FE53B0"/>
    <w:rsid w:val="00FE599D"/>
    <w:rsid w:val="00FE6039"/>
    <w:rsid w:val="00FE6EBA"/>
    <w:rsid w:val="00FF05A7"/>
    <w:rsid w:val="00FF0A6A"/>
    <w:rsid w:val="00FF0ECE"/>
    <w:rsid w:val="00FF130D"/>
    <w:rsid w:val="00FF1A62"/>
    <w:rsid w:val="00FF26E9"/>
    <w:rsid w:val="00FF2F07"/>
    <w:rsid w:val="00FF36F7"/>
    <w:rsid w:val="00FF37DD"/>
    <w:rsid w:val="00FF39ED"/>
    <w:rsid w:val="00FF3D39"/>
    <w:rsid w:val="00FF4ED0"/>
    <w:rsid w:val="00FF536B"/>
    <w:rsid w:val="00FF547C"/>
    <w:rsid w:val="00FF65B1"/>
    <w:rsid w:val="00FF67AE"/>
    <w:rsid w:val="00FF6B6A"/>
    <w:rsid w:val="00FF6E70"/>
    <w:rsid w:val="00FF76C0"/>
    <w:rsid w:val="00FF78D6"/>
    <w:rsid w:val="00FF7F30"/>
    <w:rsid w:val="01F5FD29"/>
    <w:rsid w:val="028F8062"/>
    <w:rsid w:val="02F1B3A7"/>
    <w:rsid w:val="0768B9D8"/>
    <w:rsid w:val="08097C11"/>
    <w:rsid w:val="0837CDE4"/>
    <w:rsid w:val="09B18B31"/>
    <w:rsid w:val="0A0FA4F6"/>
    <w:rsid w:val="0AA5F0BB"/>
    <w:rsid w:val="0C822282"/>
    <w:rsid w:val="0D09E504"/>
    <w:rsid w:val="0DCA5401"/>
    <w:rsid w:val="0E168197"/>
    <w:rsid w:val="0F650DE3"/>
    <w:rsid w:val="11DE5590"/>
    <w:rsid w:val="1265008B"/>
    <w:rsid w:val="1367C421"/>
    <w:rsid w:val="15457A30"/>
    <w:rsid w:val="154DB6DF"/>
    <w:rsid w:val="15D45473"/>
    <w:rsid w:val="16BE489A"/>
    <w:rsid w:val="16D71F9A"/>
    <w:rsid w:val="1D6F8F57"/>
    <w:rsid w:val="1DB7C42C"/>
    <w:rsid w:val="1E440F6A"/>
    <w:rsid w:val="1E875EB1"/>
    <w:rsid w:val="205DEBEE"/>
    <w:rsid w:val="21F930DF"/>
    <w:rsid w:val="225560D3"/>
    <w:rsid w:val="227E24B6"/>
    <w:rsid w:val="22C9E8AC"/>
    <w:rsid w:val="23778026"/>
    <w:rsid w:val="24A3B87D"/>
    <w:rsid w:val="2551E317"/>
    <w:rsid w:val="259CEE17"/>
    <w:rsid w:val="26CA4778"/>
    <w:rsid w:val="296BED55"/>
    <w:rsid w:val="2A0C92EA"/>
    <w:rsid w:val="2A72D119"/>
    <w:rsid w:val="2B3B8027"/>
    <w:rsid w:val="2C5CCDD9"/>
    <w:rsid w:val="2D095D73"/>
    <w:rsid w:val="2F946E9B"/>
    <w:rsid w:val="306A3327"/>
    <w:rsid w:val="30A897C8"/>
    <w:rsid w:val="31303EFC"/>
    <w:rsid w:val="31420653"/>
    <w:rsid w:val="31E7007D"/>
    <w:rsid w:val="32CC0F5D"/>
    <w:rsid w:val="36003F31"/>
    <w:rsid w:val="3662C860"/>
    <w:rsid w:val="36ED2904"/>
    <w:rsid w:val="3808F2C3"/>
    <w:rsid w:val="385B9D51"/>
    <w:rsid w:val="3A3E7108"/>
    <w:rsid w:val="3B77C17B"/>
    <w:rsid w:val="3C832773"/>
    <w:rsid w:val="3E89006B"/>
    <w:rsid w:val="3FFEC8A6"/>
    <w:rsid w:val="427E1A53"/>
    <w:rsid w:val="42EA20AD"/>
    <w:rsid w:val="44B2959A"/>
    <w:rsid w:val="4600563E"/>
    <w:rsid w:val="460F9FE3"/>
    <w:rsid w:val="468678B8"/>
    <w:rsid w:val="469A5232"/>
    <w:rsid w:val="46AB7CDE"/>
    <w:rsid w:val="490751C4"/>
    <w:rsid w:val="4AC10BA0"/>
    <w:rsid w:val="4DD230A4"/>
    <w:rsid w:val="4E1A7184"/>
    <w:rsid w:val="4F19EEFF"/>
    <w:rsid w:val="5087B052"/>
    <w:rsid w:val="5402B39E"/>
    <w:rsid w:val="5AA532A7"/>
    <w:rsid w:val="5ACBC9FB"/>
    <w:rsid w:val="5E138D28"/>
    <w:rsid w:val="5E8BA129"/>
    <w:rsid w:val="5FA1DD28"/>
    <w:rsid w:val="60152340"/>
    <w:rsid w:val="615A858E"/>
    <w:rsid w:val="61FC70FA"/>
    <w:rsid w:val="62DA7A52"/>
    <w:rsid w:val="64EB4DFD"/>
    <w:rsid w:val="6505730E"/>
    <w:rsid w:val="676272F1"/>
    <w:rsid w:val="6AF6A3C7"/>
    <w:rsid w:val="6C00FB7C"/>
    <w:rsid w:val="6D25094A"/>
    <w:rsid w:val="6F9885A5"/>
    <w:rsid w:val="70CC635B"/>
    <w:rsid w:val="7609B98C"/>
    <w:rsid w:val="763ED0C7"/>
    <w:rsid w:val="771D383D"/>
    <w:rsid w:val="77541851"/>
    <w:rsid w:val="780C1534"/>
    <w:rsid w:val="78A2002B"/>
    <w:rsid w:val="793D7657"/>
    <w:rsid w:val="7B5102BB"/>
    <w:rsid w:val="7E538F91"/>
    <w:rsid w:val="7E560C22"/>
    <w:rsid w:val="7F8A24CB"/>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FD5DC"/>
  <w15:chartTrackingRefBased/>
  <w15:docId w15:val="{D5E2B6C4-4D16-4DFC-AFA3-1A2656D8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D34"/>
  </w:style>
  <w:style w:type="paragraph" w:styleId="Heading1">
    <w:name w:val="heading 1"/>
    <w:basedOn w:val="Normal"/>
    <w:next w:val="BodyText"/>
    <w:link w:val="Heading1Char"/>
    <w:uiPriority w:val="9"/>
    <w:qFormat/>
    <w:rsid w:val="00660DB4"/>
    <w:pPr>
      <w:numPr>
        <w:numId w:val="46"/>
      </w:numPr>
      <w:outlineLvl w:val="0"/>
    </w:pPr>
    <w:rPr>
      <w:b/>
      <w:bCs/>
      <w:caps/>
      <w:sz w:val="28"/>
      <w:lang w:val="fr-CA"/>
    </w:rPr>
  </w:style>
  <w:style w:type="paragraph" w:styleId="Heading2">
    <w:name w:val="heading 2"/>
    <w:basedOn w:val="NormalWeb"/>
    <w:next w:val="BodyText"/>
    <w:link w:val="Heading2Char"/>
    <w:uiPriority w:val="9"/>
    <w:unhideWhenUsed/>
    <w:qFormat/>
    <w:rsid w:val="000B54FD"/>
    <w:pPr>
      <w:keepNext/>
      <w:shd w:val="clear" w:color="auto" w:fill="FFFFFF" w:themeFill="background1"/>
      <w:ind w:right="115"/>
      <w:jc w:val="center"/>
      <w:outlineLvl w:val="1"/>
    </w:pPr>
    <w:rPr>
      <w:rFonts w:ascii="Aptos" w:hAnsi="Aptos" w:cs="Arial"/>
      <w:b/>
      <w:bCs/>
      <w:color w:val="000000" w:themeColor="text1"/>
    </w:rPr>
  </w:style>
  <w:style w:type="paragraph" w:styleId="Heading3">
    <w:name w:val="heading 3"/>
    <w:basedOn w:val="Normal"/>
    <w:next w:val="BodyText"/>
    <w:link w:val="Heading3Char"/>
    <w:uiPriority w:val="9"/>
    <w:unhideWhenUsed/>
    <w:qFormat/>
    <w:rsid w:val="00D37D2D"/>
    <w:pPr>
      <w:keepNext/>
      <w:keepLines/>
      <w:numPr>
        <w:ilvl w:val="2"/>
        <w:numId w:val="46"/>
      </w:numPr>
      <w:spacing w:before="160" w:after="80"/>
      <w:outlineLvl w:val="2"/>
    </w:pPr>
    <w:rPr>
      <w:rFonts w:eastAsiaTheme="majorEastAsia" w:cstheme="majorBidi"/>
      <w:b/>
      <w:bCs/>
    </w:rPr>
  </w:style>
  <w:style w:type="paragraph" w:styleId="Heading4">
    <w:name w:val="heading 4"/>
    <w:basedOn w:val="Normal"/>
    <w:next w:val="BodyText"/>
    <w:link w:val="Heading4Char"/>
    <w:uiPriority w:val="9"/>
    <w:semiHidden/>
    <w:unhideWhenUsed/>
    <w:qFormat/>
    <w:rsid w:val="009E6DAE"/>
    <w:pPr>
      <w:keepNext/>
      <w:keepLines/>
      <w:numPr>
        <w:ilvl w:val="3"/>
        <w:numId w:val="46"/>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9E6DAE"/>
    <w:pPr>
      <w:keepNext/>
      <w:keepLines/>
      <w:numPr>
        <w:ilvl w:val="4"/>
        <w:numId w:val="4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DAE"/>
    <w:pPr>
      <w:keepNext/>
      <w:keepLines/>
      <w:numPr>
        <w:ilvl w:val="5"/>
        <w:numId w:val="4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DAE"/>
    <w:pPr>
      <w:keepNext/>
      <w:keepLines/>
      <w:numPr>
        <w:ilvl w:val="6"/>
        <w:numId w:val="4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DAE"/>
    <w:pPr>
      <w:keepNext/>
      <w:keepLines/>
      <w:numPr>
        <w:ilvl w:val="7"/>
        <w:numId w:val="4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DAE"/>
    <w:pPr>
      <w:keepNext/>
      <w:keepLines/>
      <w:numPr>
        <w:ilvl w:val="8"/>
        <w:numId w:val="4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DB4"/>
    <w:rPr>
      <w:b/>
      <w:bCs/>
      <w:caps/>
      <w:sz w:val="28"/>
      <w:lang w:val="fr-CA"/>
    </w:rPr>
  </w:style>
  <w:style w:type="character" w:customStyle="1" w:styleId="Heading2Char">
    <w:name w:val="Heading 2 Char"/>
    <w:basedOn w:val="DefaultParagraphFont"/>
    <w:link w:val="Heading2"/>
    <w:uiPriority w:val="9"/>
    <w:rsid w:val="000B54FD"/>
    <w:rPr>
      <w:rFonts w:ascii="Aptos" w:eastAsia="Times New Roman" w:hAnsi="Aptos" w:cs="Arial"/>
      <w:b/>
      <w:bCs/>
      <w:color w:val="000000" w:themeColor="text1"/>
      <w:kern w:val="0"/>
      <w:shd w:val="clear" w:color="auto" w:fill="FFFFFF" w:themeFill="background1"/>
      <w:lang w:val="fr-CA" w:eastAsia="fr-CA"/>
      <w14:ligatures w14:val="none"/>
    </w:rPr>
  </w:style>
  <w:style w:type="character" w:customStyle="1" w:styleId="Heading3Char">
    <w:name w:val="Heading 3 Char"/>
    <w:basedOn w:val="DefaultParagraphFont"/>
    <w:link w:val="Heading3"/>
    <w:uiPriority w:val="9"/>
    <w:rsid w:val="009E6DAE"/>
    <w:rPr>
      <w:rFonts w:eastAsiaTheme="majorEastAsia" w:cstheme="majorBidi"/>
      <w:b/>
      <w:bCs/>
    </w:rPr>
  </w:style>
  <w:style w:type="character" w:customStyle="1" w:styleId="Heading4Char">
    <w:name w:val="Heading 4 Char"/>
    <w:basedOn w:val="DefaultParagraphFont"/>
    <w:link w:val="Heading4"/>
    <w:uiPriority w:val="9"/>
    <w:semiHidden/>
    <w:rsid w:val="009E6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DAE"/>
    <w:rPr>
      <w:rFonts w:eastAsiaTheme="majorEastAsia" w:cstheme="majorBidi"/>
      <w:color w:val="272727" w:themeColor="text1" w:themeTint="D8"/>
    </w:rPr>
  </w:style>
  <w:style w:type="paragraph" w:styleId="Title">
    <w:name w:val="Title"/>
    <w:basedOn w:val="Normal"/>
    <w:next w:val="Normal"/>
    <w:link w:val="TitleChar"/>
    <w:uiPriority w:val="10"/>
    <w:qFormat/>
    <w:rsid w:val="002049D1"/>
    <w:pPr>
      <w:spacing w:after="80" w:line="240" w:lineRule="auto"/>
      <w:contextualSpacing/>
    </w:pPr>
    <w:rPr>
      <w:rFonts w:asciiTheme="majorHAnsi" w:eastAsiaTheme="majorEastAsia" w:hAnsiTheme="majorHAnsi" w:cstheme="majorBidi"/>
      <w:caps/>
      <w:spacing w:val="-10"/>
      <w:kern w:val="28"/>
      <w:sz w:val="56"/>
      <w:szCs w:val="56"/>
    </w:rPr>
  </w:style>
  <w:style w:type="character" w:customStyle="1" w:styleId="TitleChar">
    <w:name w:val="Title Char"/>
    <w:basedOn w:val="DefaultParagraphFont"/>
    <w:link w:val="Title"/>
    <w:uiPriority w:val="10"/>
    <w:rsid w:val="002049D1"/>
    <w:rPr>
      <w:rFonts w:asciiTheme="majorHAnsi" w:eastAsiaTheme="majorEastAsia" w:hAnsiTheme="majorHAnsi" w:cstheme="majorBidi"/>
      <w:caps/>
      <w:spacing w:val="-10"/>
      <w:kern w:val="28"/>
      <w:sz w:val="56"/>
      <w:szCs w:val="56"/>
    </w:rPr>
  </w:style>
  <w:style w:type="paragraph" w:styleId="Subtitle">
    <w:name w:val="Subtitle"/>
    <w:basedOn w:val="Normal"/>
    <w:next w:val="Normal"/>
    <w:link w:val="SubtitleChar"/>
    <w:uiPriority w:val="11"/>
    <w:qFormat/>
    <w:rsid w:val="009E6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32D"/>
    <w:pPr>
      <w:ind w:left="720"/>
      <w:jc w:val="both"/>
    </w:pPr>
    <w:rPr>
      <w:i/>
      <w:iCs/>
      <w:lang w:val="fr-CA"/>
    </w:rPr>
  </w:style>
  <w:style w:type="character" w:customStyle="1" w:styleId="QuoteChar">
    <w:name w:val="Quote Char"/>
    <w:basedOn w:val="DefaultParagraphFont"/>
    <w:link w:val="Quote"/>
    <w:uiPriority w:val="29"/>
    <w:rsid w:val="00DC4D34"/>
    <w:rPr>
      <w:i/>
      <w:iCs/>
      <w:lang w:val="fr-CA"/>
    </w:rPr>
  </w:style>
  <w:style w:type="paragraph" w:styleId="ListParagraph">
    <w:name w:val="List Paragraph"/>
    <w:basedOn w:val="Normal"/>
    <w:uiPriority w:val="34"/>
    <w:qFormat/>
    <w:rsid w:val="009E6DAE"/>
    <w:pPr>
      <w:ind w:left="720"/>
      <w:contextualSpacing/>
    </w:pPr>
  </w:style>
  <w:style w:type="character" w:styleId="IntenseEmphasis">
    <w:name w:val="Intense Emphasis"/>
    <w:basedOn w:val="DefaultParagraphFont"/>
    <w:uiPriority w:val="21"/>
    <w:qFormat/>
    <w:rsid w:val="009E6DAE"/>
    <w:rPr>
      <w:i/>
      <w:iCs/>
      <w:color w:val="0F4761" w:themeColor="accent1" w:themeShade="BF"/>
    </w:rPr>
  </w:style>
  <w:style w:type="paragraph" w:styleId="IntenseQuote">
    <w:name w:val="Intense Quote"/>
    <w:basedOn w:val="Normal"/>
    <w:next w:val="Normal"/>
    <w:link w:val="IntenseQuoteChar"/>
    <w:uiPriority w:val="30"/>
    <w:qFormat/>
    <w:rsid w:val="009E6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DAE"/>
    <w:rPr>
      <w:i/>
      <w:iCs/>
      <w:color w:val="0F4761" w:themeColor="accent1" w:themeShade="BF"/>
    </w:rPr>
  </w:style>
  <w:style w:type="character" w:styleId="IntenseReference">
    <w:name w:val="Intense Reference"/>
    <w:basedOn w:val="DefaultParagraphFont"/>
    <w:uiPriority w:val="32"/>
    <w:qFormat/>
    <w:rsid w:val="009E6DAE"/>
    <w:rPr>
      <w:b/>
      <w:bCs/>
      <w:smallCaps/>
      <w:color w:val="0F4761" w:themeColor="accent1" w:themeShade="BF"/>
      <w:spacing w:val="5"/>
    </w:rPr>
  </w:style>
  <w:style w:type="paragraph" w:styleId="FootnoteText">
    <w:name w:val="footnote text"/>
    <w:basedOn w:val="Normal"/>
    <w:link w:val="FootnoteTextChar"/>
    <w:uiPriority w:val="99"/>
    <w:semiHidden/>
    <w:unhideWhenUsed/>
    <w:rsid w:val="008C64E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64E5"/>
    <w:rPr>
      <w:sz w:val="20"/>
      <w:szCs w:val="20"/>
    </w:rPr>
  </w:style>
  <w:style w:type="character" w:styleId="FootnoteReference">
    <w:name w:val="footnote reference"/>
    <w:basedOn w:val="DefaultParagraphFont"/>
    <w:uiPriority w:val="99"/>
    <w:semiHidden/>
    <w:unhideWhenUsed/>
    <w:rsid w:val="008C64E5"/>
    <w:rPr>
      <w:vertAlign w:val="superscript"/>
    </w:rPr>
  </w:style>
  <w:style w:type="character" w:styleId="Hyperlink">
    <w:name w:val="Hyperlink"/>
    <w:basedOn w:val="DefaultParagraphFont"/>
    <w:uiPriority w:val="99"/>
    <w:unhideWhenUsed/>
    <w:rsid w:val="00661E13"/>
    <w:rPr>
      <w:color w:val="467886" w:themeColor="hyperlink"/>
      <w:u w:val="single"/>
    </w:rPr>
  </w:style>
  <w:style w:type="character" w:styleId="UnresolvedMention">
    <w:name w:val="Unresolved Mention"/>
    <w:basedOn w:val="DefaultParagraphFont"/>
    <w:uiPriority w:val="99"/>
    <w:semiHidden/>
    <w:unhideWhenUsed/>
    <w:rsid w:val="00661E13"/>
    <w:rPr>
      <w:color w:val="605E5C"/>
      <w:shd w:val="clear" w:color="auto" w:fill="E1DFDD"/>
    </w:rPr>
  </w:style>
  <w:style w:type="paragraph" w:styleId="Header">
    <w:name w:val="header"/>
    <w:basedOn w:val="Normal"/>
    <w:link w:val="HeaderChar"/>
    <w:uiPriority w:val="99"/>
    <w:unhideWhenUsed/>
    <w:rsid w:val="00E36EDE"/>
    <w:pPr>
      <w:tabs>
        <w:tab w:val="center" w:pos="4320"/>
        <w:tab w:val="right" w:pos="8640"/>
      </w:tabs>
      <w:spacing w:after="0" w:line="240" w:lineRule="auto"/>
    </w:pPr>
  </w:style>
  <w:style w:type="character" w:customStyle="1" w:styleId="HeaderChar">
    <w:name w:val="Header Char"/>
    <w:basedOn w:val="DefaultParagraphFont"/>
    <w:link w:val="Header"/>
    <w:uiPriority w:val="99"/>
    <w:rsid w:val="00E36EDE"/>
  </w:style>
  <w:style w:type="paragraph" w:styleId="Footer">
    <w:name w:val="footer"/>
    <w:basedOn w:val="FootnoteText"/>
    <w:link w:val="FooterChar"/>
    <w:uiPriority w:val="99"/>
    <w:unhideWhenUsed/>
    <w:rsid w:val="008B38AB"/>
    <w:rPr>
      <w:rFonts w:asciiTheme="majorHAnsi" w:hAnsiTheme="majorHAnsi" w:cs="Times New Roman"/>
      <w:sz w:val="18"/>
      <w:szCs w:val="18"/>
      <w:lang w:val="fr-CA"/>
    </w:rPr>
  </w:style>
  <w:style w:type="character" w:customStyle="1" w:styleId="FooterChar">
    <w:name w:val="Footer Char"/>
    <w:basedOn w:val="DefaultParagraphFont"/>
    <w:link w:val="Footer"/>
    <w:uiPriority w:val="99"/>
    <w:rsid w:val="008B38AB"/>
    <w:rPr>
      <w:rFonts w:asciiTheme="majorHAnsi" w:hAnsiTheme="majorHAnsi" w:cs="Times New Roman"/>
      <w:sz w:val="18"/>
      <w:szCs w:val="18"/>
      <w:lang w:val="fr-CA"/>
    </w:rPr>
  </w:style>
  <w:style w:type="paragraph" w:styleId="NormalWeb">
    <w:name w:val="Normal (Web)"/>
    <w:basedOn w:val="Normal"/>
    <w:uiPriority w:val="99"/>
    <w:unhideWhenUsed/>
    <w:rsid w:val="00F3364C"/>
    <w:pPr>
      <w:spacing w:before="100" w:beforeAutospacing="1" w:after="100" w:afterAutospacing="1" w:line="240" w:lineRule="auto"/>
    </w:pPr>
    <w:rPr>
      <w:rFonts w:ascii="Times New Roman" w:eastAsia="Times New Roman" w:hAnsi="Times New Roman" w:cs="Times New Roman"/>
      <w:kern w:val="0"/>
      <w:lang w:val="fr-CA" w:eastAsia="fr-CA"/>
      <w14:ligatures w14:val="none"/>
    </w:rPr>
  </w:style>
  <w:style w:type="character" w:styleId="Strong">
    <w:name w:val="Strong"/>
    <w:basedOn w:val="DefaultParagraphFont"/>
    <w:uiPriority w:val="22"/>
    <w:qFormat/>
    <w:rsid w:val="00F3364C"/>
    <w:rPr>
      <w:b/>
      <w:bCs/>
    </w:rPr>
  </w:style>
  <w:style w:type="character" w:styleId="FollowedHyperlink">
    <w:name w:val="FollowedHyperlink"/>
    <w:basedOn w:val="DefaultParagraphFont"/>
    <w:uiPriority w:val="99"/>
    <w:semiHidden/>
    <w:unhideWhenUsed/>
    <w:rsid w:val="00482571"/>
    <w:rPr>
      <w:color w:val="96607D" w:themeColor="followedHyperlink"/>
      <w:u w:val="single"/>
    </w:rPr>
  </w:style>
  <w:style w:type="paragraph" w:styleId="BodyText">
    <w:name w:val="Body Text"/>
    <w:basedOn w:val="Normal"/>
    <w:link w:val="BodyTextChar"/>
    <w:uiPriority w:val="99"/>
    <w:unhideWhenUsed/>
    <w:rsid w:val="00837E1E"/>
    <w:pPr>
      <w:jc w:val="both"/>
    </w:pPr>
    <w:rPr>
      <w:lang w:val="fr-CA"/>
    </w:rPr>
  </w:style>
  <w:style w:type="character" w:customStyle="1" w:styleId="BodyTextChar">
    <w:name w:val="Body Text Char"/>
    <w:basedOn w:val="DefaultParagraphFont"/>
    <w:link w:val="BodyText"/>
    <w:uiPriority w:val="99"/>
    <w:rsid w:val="00C40ACA"/>
    <w:rPr>
      <w:lang w:val="fr-CA"/>
    </w:rPr>
  </w:style>
  <w:style w:type="character" w:styleId="CommentReference">
    <w:name w:val="annotation reference"/>
    <w:basedOn w:val="DefaultParagraphFont"/>
    <w:uiPriority w:val="99"/>
    <w:semiHidden/>
    <w:unhideWhenUsed/>
    <w:rsid w:val="00C03FA4"/>
    <w:rPr>
      <w:sz w:val="16"/>
      <w:szCs w:val="16"/>
    </w:rPr>
  </w:style>
  <w:style w:type="paragraph" w:styleId="CommentText">
    <w:name w:val="annotation text"/>
    <w:basedOn w:val="Normal"/>
    <w:link w:val="CommentTextChar"/>
    <w:uiPriority w:val="99"/>
    <w:unhideWhenUsed/>
    <w:rsid w:val="00C03FA4"/>
    <w:pPr>
      <w:spacing w:line="240" w:lineRule="auto"/>
    </w:pPr>
    <w:rPr>
      <w:sz w:val="20"/>
      <w:szCs w:val="20"/>
    </w:rPr>
  </w:style>
  <w:style w:type="character" w:customStyle="1" w:styleId="CommentTextChar">
    <w:name w:val="Comment Text Char"/>
    <w:basedOn w:val="DefaultParagraphFont"/>
    <w:link w:val="CommentText"/>
    <w:uiPriority w:val="99"/>
    <w:rsid w:val="00C03FA4"/>
    <w:rPr>
      <w:sz w:val="20"/>
      <w:szCs w:val="20"/>
    </w:rPr>
  </w:style>
  <w:style w:type="paragraph" w:styleId="CommentSubject">
    <w:name w:val="annotation subject"/>
    <w:basedOn w:val="CommentText"/>
    <w:next w:val="CommentText"/>
    <w:link w:val="CommentSubjectChar"/>
    <w:uiPriority w:val="99"/>
    <w:semiHidden/>
    <w:unhideWhenUsed/>
    <w:rsid w:val="00C03FA4"/>
    <w:rPr>
      <w:b/>
      <w:bCs/>
    </w:rPr>
  </w:style>
  <w:style w:type="character" w:customStyle="1" w:styleId="CommentSubjectChar">
    <w:name w:val="Comment Subject Char"/>
    <w:basedOn w:val="CommentTextChar"/>
    <w:link w:val="CommentSubject"/>
    <w:uiPriority w:val="99"/>
    <w:semiHidden/>
    <w:rsid w:val="00C03FA4"/>
    <w:rPr>
      <w:b/>
      <w:bCs/>
      <w:sz w:val="20"/>
      <w:szCs w:val="20"/>
    </w:rPr>
  </w:style>
  <w:style w:type="table" w:styleId="TableGrid">
    <w:name w:val="Table Grid"/>
    <w:basedOn w:val="TableNormal"/>
    <w:uiPriority w:val="39"/>
    <w:rsid w:val="003C4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rginalnote">
    <w:name w:val="marginalnote"/>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paragraph" w:customStyle="1" w:styleId="subsection">
    <w:name w:val="subsection"/>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customStyle="1" w:styleId="lawlabel">
    <w:name w:val="lawlabel"/>
    <w:basedOn w:val="DefaultParagraphFont"/>
    <w:rsid w:val="001B16BD"/>
  </w:style>
  <w:style w:type="paragraph" w:styleId="Revision">
    <w:name w:val="Revision"/>
    <w:hidden/>
    <w:uiPriority w:val="99"/>
    <w:semiHidden/>
    <w:rsid w:val="002851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59183">
      <w:bodyDiv w:val="1"/>
      <w:marLeft w:val="0"/>
      <w:marRight w:val="0"/>
      <w:marTop w:val="0"/>
      <w:marBottom w:val="0"/>
      <w:divBdr>
        <w:top w:val="none" w:sz="0" w:space="0" w:color="auto"/>
        <w:left w:val="none" w:sz="0" w:space="0" w:color="auto"/>
        <w:bottom w:val="none" w:sz="0" w:space="0" w:color="auto"/>
        <w:right w:val="none" w:sz="0" w:space="0" w:color="auto"/>
      </w:divBdr>
      <w:divsChild>
        <w:div w:id="336537039">
          <w:marLeft w:val="360"/>
          <w:marRight w:val="0"/>
          <w:marTop w:val="200"/>
          <w:marBottom w:val="0"/>
          <w:divBdr>
            <w:top w:val="none" w:sz="0" w:space="0" w:color="auto"/>
            <w:left w:val="none" w:sz="0" w:space="0" w:color="auto"/>
            <w:bottom w:val="none" w:sz="0" w:space="0" w:color="auto"/>
            <w:right w:val="none" w:sz="0" w:space="0" w:color="auto"/>
          </w:divBdr>
        </w:div>
        <w:div w:id="1702392056">
          <w:marLeft w:val="1080"/>
          <w:marRight w:val="0"/>
          <w:marTop w:val="100"/>
          <w:marBottom w:val="0"/>
          <w:divBdr>
            <w:top w:val="none" w:sz="0" w:space="0" w:color="auto"/>
            <w:left w:val="none" w:sz="0" w:space="0" w:color="auto"/>
            <w:bottom w:val="none" w:sz="0" w:space="0" w:color="auto"/>
            <w:right w:val="none" w:sz="0" w:space="0" w:color="auto"/>
          </w:divBdr>
        </w:div>
      </w:divsChild>
    </w:div>
    <w:div w:id="73863202">
      <w:bodyDiv w:val="1"/>
      <w:marLeft w:val="0"/>
      <w:marRight w:val="0"/>
      <w:marTop w:val="0"/>
      <w:marBottom w:val="0"/>
      <w:divBdr>
        <w:top w:val="none" w:sz="0" w:space="0" w:color="auto"/>
        <w:left w:val="none" w:sz="0" w:space="0" w:color="auto"/>
        <w:bottom w:val="none" w:sz="0" w:space="0" w:color="auto"/>
        <w:right w:val="none" w:sz="0" w:space="0" w:color="auto"/>
      </w:divBdr>
      <w:divsChild>
        <w:div w:id="81950180">
          <w:marLeft w:val="360"/>
          <w:marRight w:val="0"/>
          <w:marTop w:val="200"/>
          <w:marBottom w:val="0"/>
          <w:divBdr>
            <w:top w:val="none" w:sz="0" w:space="0" w:color="auto"/>
            <w:left w:val="none" w:sz="0" w:space="0" w:color="auto"/>
            <w:bottom w:val="none" w:sz="0" w:space="0" w:color="auto"/>
            <w:right w:val="none" w:sz="0" w:space="0" w:color="auto"/>
          </w:divBdr>
        </w:div>
        <w:div w:id="469254037">
          <w:marLeft w:val="1166"/>
          <w:marRight w:val="0"/>
          <w:marTop w:val="100"/>
          <w:marBottom w:val="0"/>
          <w:divBdr>
            <w:top w:val="none" w:sz="0" w:space="0" w:color="auto"/>
            <w:left w:val="none" w:sz="0" w:space="0" w:color="auto"/>
            <w:bottom w:val="none" w:sz="0" w:space="0" w:color="auto"/>
            <w:right w:val="none" w:sz="0" w:space="0" w:color="auto"/>
          </w:divBdr>
        </w:div>
        <w:div w:id="857894785">
          <w:marLeft w:val="360"/>
          <w:marRight w:val="0"/>
          <w:marTop w:val="200"/>
          <w:marBottom w:val="0"/>
          <w:divBdr>
            <w:top w:val="none" w:sz="0" w:space="0" w:color="auto"/>
            <w:left w:val="none" w:sz="0" w:space="0" w:color="auto"/>
            <w:bottom w:val="none" w:sz="0" w:space="0" w:color="auto"/>
            <w:right w:val="none" w:sz="0" w:space="0" w:color="auto"/>
          </w:divBdr>
        </w:div>
        <w:div w:id="899707925">
          <w:marLeft w:val="360"/>
          <w:marRight w:val="0"/>
          <w:marTop w:val="200"/>
          <w:marBottom w:val="0"/>
          <w:divBdr>
            <w:top w:val="none" w:sz="0" w:space="0" w:color="auto"/>
            <w:left w:val="none" w:sz="0" w:space="0" w:color="auto"/>
            <w:bottom w:val="none" w:sz="0" w:space="0" w:color="auto"/>
            <w:right w:val="none" w:sz="0" w:space="0" w:color="auto"/>
          </w:divBdr>
        </w:div>
        <w:div w:id="1147865482">
          <w:marLeft w:val="360"/>
          <w:marRight w:val="0"/>
          <w:marTop w:val="200"/>
          <w:marBottom w:val="0"/>
          <w:divBdr>
            <w:top w:val="none" w:sz="0" w:space="0" w:color="auto"/>
            <w:left w:val="none" w:sz="0" w:space="0" w:color="auto"/>
            <w:bottom w:val="none" w:sz="0" w:space="0" w:color="auto"/>
            <w:right w:val="none" w:sz="0" w:space="0" w:color="auto"/>
          </w:divBdr>
        </w:div>
        <w:div w:id="1679193662">
          <w:marLeft w:val="360"/>
          <w:marRight w:val="0"/>
          <w:marTop w:val="200"/>
          <w:marBottom w:val="0"/>
          <w:divBdr>
            <w:top w:val="none" w:sz="0" w:space="0" w:color="auto"/>
            <w:left w:val="none" w:sz="0" w:space="0" w:color="auto"/>
            <w:bottom w:val="none" w:sz="0" w:space="0" w:color="auto"/>
            <w:right w:val="none" w:sz="0" w:space="0" w:color="auto"/>
          </w:divBdr>
        </w:div>
        <w:div w:id="2108232581">
          <w:marLeft w:val="360"/>
          <w:marRight w:val="0"/>
          <w:marTop w:val="200"/>
          <w:marBottom w:val="0"/>
          <w:divBdr>
            <w:top w:val="none" w:sz="0" w:space="0" w:color="auto"/>
            <w:left w:val="none" w:sz="0" w:space="0" w:color="auto"/>
            <w:bottom w:val="none" w:sz="0" w:space="0" w:color="auto"/>
            <w:right w:val="none" w:sz="0" w:space="0" w:color="auto"/>
          </w:divBdr>
        </w:div>
        <w:div w:id="2133085039">
          <w:marLeft w:val="1166"/>
          <w:marRight w:val="0"/>
          <w:marTop w:val="100"/>
          <w:marBottom w:val="0"/>
          <w:divBdr>
            <w:top w:val="none" w:sz="0" w:space="0" w:color="auto"/>
            <w:left w:val="none" w:sz="0" w:space="0" w:color="auto"/>
            <w:bottom w:val="none" w:sz="0" w:space="0" w:color="auto"/>
            <w:right w:val="none" w:sz="0" w:space="0" w:color="auto"/>
          </w:divBdr>
        </w:div>
      </w:divsChild>
    </w:div>
    <w:div w:id="84883840">
      <w:bodyDiv w:val="1"/>
      <w:marLeft w:val="0"/>
      <w:marRight w:val="0"/>
      <w:marTop w:val="0"/>
      <w:marBottom w:val="0"/>
      <w:divBdr>
        <w:top w:val="none" w:sz="0" w:space="0" w:color="auto"/>
        <w:left w:val="none" w:sz="0" w:space="0" w:color="auto"/>
        <w:bottom w:val="none" w:sz="0" w:space="0" w:color="auto"/>
        <w:right w:val="none" w:sz="0" w:space="0" w:color="auto"/>
      </w:divBdr>
      <w:divsChild>
        <w:div w:id="1844971119">
          <w:marLeft w:val="0"/>
          <w:marRight w:val="0"/>
          <w:marTop w:val="0"/>
          <w:marBottom w:val="0"/>
          <w:divBdr>
            <w:top w:val="none" w:sz="0" w:space="0" w:color="auto"/>
            <w:left w:val="none" w:sz="0" w:space="0" w:color="auto"/>
            <w:bottom w:val="none" w:sz="0" w:space="0" w:color="auto"/>
            <w:right w:val="none" w:sz="0" w:space="0" w:color="auto"/>
          </w:divBdr>
        </w:div>
      </w:divsChild>
    </w:div>
    <w:div w:id="130446042">
      <w:bodyDiv w:val="1"/>
      <w:marLeft w:val="0"/>
      <w:marRight w:val="0"/>
      <w:marTop w:val="0"/>
      <w:marBottom w:val="0"/>
      <w:divBdr>
        <w:top w:val="none" w:sz="0" w:space="0" w:color="auto"/>
        <w:left w:val="none" w:sz="0" w:space="0" w:color="auto"/>
        <w:bottom w:val="none" w:sz="0" w:space="0" w:color="auto"/>
        <w:right w:val="none" w:sz="0" w:space="0" w:color="auto"/>
      </w:divBdr>
    </w:div>
    <w:div w:id="142280184">
      <w:bodyDiv w:val="1"/>
      <w:marLeft w:val="0"/>
      <w:marRight w:val="0"/>
      <w:marTop w:val="0"/>
      <w:marBottom w:val="0"/>
      <w:divBdr>
        <w:top w:val="none" w:sz="0" w:space="0" w:color="auto"/>
        <w:left w:val="none" w:sz="0" w:space="0" w:color="auto"/>
        <w:bottom w:val="none" w:sz="0" w:space="0" w:color="auto"/>
        <w:right w:val="none" w:sz="0" w:space="0" w:color="auto"/>
      </w:divBdr>
    </w:div>
    <w:div w:id="145320814">
      <w:bodyDiv w:val="1"/>
      <w:marLeft w:val="0"/>
      <w:marRight w:val="0"/>
      <w:marTop w:val="0"/>
      <w:marBottom w:val="0"/>
      <w:divBdr>
        <w:top w:val="none" w:sz="0" w:space="0" w:color="auto"/>
        <w:left w:val="none" w:sz="0" w:space="0" w:color="auto"/>
        <w:bottom w:val="none" w:sz="0" w:space="0" w:color="auto"/>
        <w:right w:val="none" w:sz="0" w:space="0" w:color="auto"/>
      </w:divBdr>
    </w:div>
    <w:div w:id="150342005">
      <w:bodyDiv w:val="1"/>
      <w:marLeft w:val="0"/>
      <w:marRight w:val="0"/>
      <w:marTop w:val="0"/>
      <w:marBottom w:val="0"/>
      <w:divBdr>
        <w:top w:val="none" w:sz="0" w:space="0" w:color="auto"/>
        <w:left w:val="none" w:sz="0" w:space="0" w:color="auto"/>
        <w:bottom w:val="none" w:sz="0" w:space="0" w:color="auto"/>
        <w:right w:val="none" w:sz="0" w:space="0" w:color="auto"/>
      </w:divBdr>
    </w:div>
    <w:div w:id="155658343">
      <w:bodyDiv w:val="1"/>
      <w:marLeft w:val="0"/>
      <w:marRight w:val="0"/>
      <w:marTop w:val="0"/>
      <w:marBottom w:val="0"/>
      <w:divBdr>
        <w:top w:val="none" w:sz="0" w:space="0" w:color="auto"/>
        <w:left w:val="none" w:sz="0" w:space="0" w:color="auto"/>
        <w:bottom w:val="none" w:sz="0" w:space="0" w:color="auto"/>
        <w:right w:val="none" w:sz="0" w:space="0" w:color="auto"/>
      </w:divBdr>
    </w:div>
    <w:div w:id="205414408">
      <w:bodyDiv w:val="1"/>
      <w:marLeft w:val="0"/>
      <w:marRight w:val="0"/>
      <w:marTop w:val="0"/>
      <w:marBottom w:val="0"/>
      <w:divBdr>
        <w:top w:val="none" w:sz="0" w:space="0" w:color="auto"/>
        <w:left w:val="none" w:sz="0" w:space="0" w:color="auto"/>
        <w:bottom w:val="none" w:sz="0" w:space="0" w:color="auto"/>
        <w:right w:val="none" w:sz="0" w:space="0" w:color="auto"/>
      </w:divBdr>
      <w:divsChild>
        <w:div w:id="479805729">
          <w:marLeft w:val="0"/>
          <w:marRight w:val="0"/>
          <w:marTop w:val="260"/>
          <w:marBottom w:val="240"/>
          <w:divBdr>
            <w:top w:val="none" w:sz="0" w:space="0" w:color="auto"/>
            <w:left w:val="none" w:sz="0" w:space="0" w:color="auto"/>
            <w:bottom w:val="none" w:sz="0" w:space="0" w:color="auto"/>
            <w:right w:val="none" w:sz="0" w:space="0" w:color="auto"/>
          </w:divBdr>
        </w:div>
        <w:div w:id="1033966424">
          <w:marLeft w:val="0"/>
          <w:marRight w:val="0"/>
          <w:marTop w:val="219"/>
          <w:marBottom w:val="240"/>
          <w:divBdr>
            <w:top w:val="none" w:sz="0" w:space="0" w:color="auto"/>
            <w:left w:val="none" w:sz="0" w:space="0" w:color="auto"/>
            <w:bottom w:val="none" w:sz="0" w:space="0" w:color="auto"/>
            <w:right w:val="none" w:sz="0" w:space="0" w:color="auto"/>
          </w:divBdr>
        </w:div>
      </w:divsChild>
    </w:div>
    <w:div w:id="237981002">
      <w:bodyDiv w:val="1"/>
      <w:marLeft w:val="0"/>
      <w:marRight w:val="0"/>
      <w:marTop w:val="0"/>
      <w:marBottom w:val="0"/>
      <w:divBdr>
        <w:top w:val="none" w:sz="0" w:space="0" w:color="auto"/>
        <w:left w:val="none" w:sz="0" w:space="0" w:color="auto"/>
        <w:bottom w:val="none" w:sz="0" w:space="0" w:color="auto"/>
        <w:right w:val="none" w:sz="0" w:space="0" w:color="auto"/>
      </w:divBdr>
      <w:divsChild>
        <w:div w:id="1033657165">
          <w:marLeft w:val="0"/>
          <w:marRight w:val="0"/>
          <w:marTop w:val="0"/>
          <w:marBottom w:val="0"/>
          <w:divBdr>
            <w:top w:val="single" w:sz="2" w:space="0" w:color="E3E3E3"/>
            <w:left w:val="single" w:sz="2" w:space="0" w:color="E3E3E3"/>
            <w:bottom w:val="single" w:sz="2" w:space="0" w:color="E3E3E3"/>
            <w:right w:val="single" w:sz="2" w:space="0" w:color="E3E3E3"/>
          </w:divBdr>
          <w:divsChild>
            <w:div w:id="1759864003">
              <w:marLeft w:val="0"/>
              <w:marRight w:val="0"/>
              <w:marTop w:val="0"/>
              <w:marBottom w:val="0"/>
              <w:divBdr>
                <w:top w:val="single" w:sz="2" w:space="0" w:color="E3E3E3"/>
                <w:left w:val="single" w:sz="2" w:space="0" w:color="E3E3E3"/>
                <w:bottom w:val="single" w:sz="2" w:space="0" w:color="E3E3E3"/>
                <w:right w:val="single" w:sz="2" w:space="0" w:color="E3E3E3"/>
              </w:divBdr>
              <w:divsChild>
                <w:div w:id="417143669">
                  <w:marLeft w:val="0"/>
                  <w:marRight w:val="0"/>
                  <w:marTop w:val="0"/>
                  <w:marBottom w:val="0"/>
                  <w:divBdr>
                    <w:top w:val="single" w:sz="2" w:space="0" w:color="E3E3E3"/>
                    <w:left w:val="single" w:sz="2" w:space="0" w:color="E3E3E3"/>
                    <w:bottom w:val="single" w:sz="2" w:space="0" w:color="E3E3E3"/>
                    <w:right w:val="single" w:sz="2" w:space="0" w:color="E3E3E3"/>
                  </w:divBdr>
                  <w:divsChild>
                    <w:div w:id="1087575189">
                      <w:marLeft w:val="0"/>
                      <w:marRight w:val="0"/>
                      <w:marTop w:val="0"/>
                      <w:marBottom w:val="0"/>
                      <w:divBdr>
                        <w:top w:val="single" w:sz="2" w:space="0" w:color="E3E3E3"/>
                        <w:left w:val="single" w:sz="2" w:space="0" w:color="E3E3E3"/>
                        <w:bottom w:val="single" w:sz="2" w:space="0" w:color="E3E3E3"/>
                        <w:right w:val="single" w:sz="2" w:space="0" w:color="E3E3E3"/>
                      </w:divBdr>
                      <w:divsChild>
                        <w:div w:id="548300135">
                          <w:marLeft w:val="0"/>
                          <w:marRight w:val="0"/>
                          <w:marTop w:val="0"/>
                          <w:marBottom w:val="0"/>
                          <w:divBdr>
                            <w:top w:val="single" w:sz="2" w:space="0" w:color="E3E3E3"/>
                            <w:left w:val="single" w:sz="2" w:space="0" w:color="E3E3E3"/>
                            <w:bottom w:val="single" w:sz="2" w:space="0" w:color="E3E3E3"/>
                            <w:right w:val="single" w:sz="2" w:space="0" w:color="E3E3E3"/>
                          </w:divBdr>
                          <w:divsChild>
                            <w:div w:id="422848469">
                              <w:marLeft w:val="0"/>
                              <w:marRight w:val="0"/>
                              <w:marTop w:val="100"/>
                              <w:marBottom w:val="100"/>
                              <w:divBdr>
                                <w:top w:val="single" w:sz="2" w:space="0" w:color="E3E3E3"/>
                                <w:left w:val="single" w:sz="2" w:space="0" w:color="E3E3E3"/>
                                <w:bottom w:val="single" w:sz="2" w:space="0" w:color="E3E3E3"/>
                                <w:right w:val="single" w:sz="2" w:space="0" w:color="E3E3E3"/>
                              </w:divBdr>
                              <w:divsChild>
                                <w:div w:id="1289312379">
                                  <w:marLeft w:val="0"/>
                                  <w:marRight w:val="0"/>
                                  <w:marTop w:val="0"/>
                                  <w:marBottom w:val="0"/>
                                  <w:divBdr>
                                    <w:top w:val="single" w:sz="2" w:space="0" w:color="E3E3E3"/>
                                    <w:left w:val="single" w:sz="2" w:space="0" w:color="E3E3E3"/>
                                    <w:bottom w:val="single" w:sz="2" w:space="0" w:color="E3E3E3"/>
                                    <w:right w:val="single" w:sz="2" w:space="0" w:color="E3E3E3"/>
                                  </w:divBdr>
                                  <w:divsChild>
                                    <w:div w:id="479464394">
                                      <w:marLeft w:val="0"/>
                                      <w:marRight w:val="0"/>
                                      <w:marTop w:val="0"/>
                                      <w:marBottom w:val="0"/>
                                      <w:divBdr>
                                        <w:top w:val="single" w:sz="2" w:space="0" w:color="E3E3E3"/>
                                        <w:left w:val="single" w:sz="2" w:space="0" w:color="E3E3E3"/>
                                        <w:bottom w:val="single" w:sz="2" w:space="0" w:color="E3E3E3"/>
                                        <w:right w:val="single" w:sz="2" w:space="0" w:color="E3E3E3"/>
                                      </w:divBdr>
                                      <w:divsChild>
                                        <w:div w:id="944768091">
                                          <w:marLeft w:val="0"/>
                                          <w:marRight w:val="0"/>
                                          <w:marTop w:val="0"/>
                                          <w:marBottom w:val="0"/>
                                          <w:divBdr>
                                            <w:top w:val="single" w:sz="2" w:space="0" w:color="E3E3E3"/>
                                            <w:left w:val="single" w:sz="2" w:space="0" w:color="E3E3E3"/>
                                            <w:bottom w:val="single" w:sz="2" w:space="0" w:color="E3E3E3"/>
                                            <w:right w:val="single" w:sz="2" w:space="0" w:color="E3E3E3"/>
                                          </w:divBdr>
                                          <w:divsChild>
                                            <w:div w:id="1073625260">
                                              <w:marLeft w:val="0"/>
                                              <w:marRight w:val="0"/>
                                              <w:marTop w:val="0"/>
                                              <w:marBottom w:val="0"/>
                                              <w:divBdr>
                                                <w:top w:val="single" w:sz="2" w:space="0" w:color="E3E3E3"/>
                                                <w:left w:val="single" w:sz="2" w:space="0" w:color="E3E3E3"/>
                                                <w:bottom w:val="single" w:sz="2" w:space="0" w:color="E3E3E3"/>
                                                <w:right w:val="single" w:sz="2" w:space="0" w:color="E3E3E3"/>
                                              </w:divBdr>
                                              <w:divsChild>
                                                <w:div w:id="76486339">
                                                  <w:marLeft w:val="0"/>
                                                  <w:marRight w:val="0"/>
                                                  <w:marTop w:val="0"/>
                                                  <w:marBottom w:val="0"/>
                                                  <w:divBdr>
                                                    <w:top w:val="single" w:sz="2" w:space="0" w:color="E3E3E3"/>
                                                    <w:left w:val="single" w:sz="2" w:space="0" w:color="E3E3E3"/>
                                                    <w:bottom w:val="single" w:sz="2" w:space="0" w:color="E3E3E3"/>
                                                    <w:right w:val="single" w:sz="2" w:space="0" w:color="E3E3E3"/>
                                                  </w:divBdr>
                                                  <w:divsChild>
                                                    <w:div w:id="1904753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06817675">
          <w:marLeft w:val="0"/>
          <w:marRight w:val="0"/>
          <w:marTop w:val="0"/>
          <w:marBottom w:val="0"/>
          <w:divBdr>
            <w:top w:val="none" w:sz="0" w:space="0" w:color="auto"/>
            <w:left w:val="none" w:sz="0" w:space="0" w:color="auto"/>
            <w:bottom w:val="none" w:sz="0" w:space="0" w:color="auto"/>
            <w:right w:val="none" w:sz="0" w:space="0" w:color="auto"/>
          </w:divBdr>
        </w:div>
      </w:divsChild>
    </w:div>
    <w:div w:id="242568405">
      <w:bodyDiv w:val="1"/>
      <w:marLeft w:val="0"/>
      <w:marRight w:val="0"/>
      <w:marTop w:val="0"/>
      <w:marBottom w:val="0"/>
      <w:divBdr>
        <w:top w:val="none" w:sz="0" w:space="0" w:color="auto"/>
        <w:left w:val="none" w:sz="0" w:space="0" w:color="auto"/>
        <w:bottom w:val="none" w:sz="0" w:space="0" w:color="auto"/>
        <w:right w:val="none" w:sz="0" w:space="0" w:color="auto"/>
      </w:divBdr>
    </w:div>
    <w:div w:id="270867158">
      <w:bodyDiv w:val="1"/>
      <w:marLeft w:val="0"/>
      <w:marRight w:val="0"/>
      <w:marTop w:val="0"/>
      <w:marBottom w:val="0"/>
      <w:divBdr>
        <w:top w:val="none" w:sz="0" w:space="0" w:color="auto"/>
        <w:left w:val="none" w:sz="0" w:space="0" w:color="auto"/>
        <w:bottom w:val="none" w:sz="0" w:space="0" w:color="auto"/>
        <w:right w:val="none" w:sz="0" w:space="0" w:color="auto"/>
      </w:divBdr>
      <w:divsChild>
        <w:div w:id="374276740">
          <w:marLeft w:val="0"/>
          <w:marRight w:val="0"/>
          <w:marTop w:val="0"/>
          <w:marBottom w:val="0"/>
          <w:divBdr>
            <w:top w:val="none" w:sz="0" w:space="0" w:color="auto"/>
            <w:left w:val="none" w:sz="0" w:space="0" w:color="auto"/>
            <w:bottom w:val="none" w:sz="0" w:space="0" w:color="auto"/>
            <w:right w:val="none" w:sz="0" w:space="0" w:color="auto"/>
          </w:divBdr>
          <w:divsChild>
            <w:div w:id="11220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46212">
      <w:bodyDiv w:val="1"/>
      <w:marLeft w:val="0"/>
      <w:marRight w:val="0"/>
      <w:marTop w:val="0"/>
      <w:marBottom w:val="0"/>
      <w:divBdr>
        <w:top w:val="none" w:sz="0" w:space="0" w:color="auto"/>
        <w:left w:val="none" w:sz="0" w:space="0" w:color="auto"/>
        <w:bottom w:val="none" w:sz="0" w:space="0" w:color="auto"/>
        <w:right w:val="none" w:sz="0" w:space="0" w:color="auto"/>
      </w:divBdr>
    </w:div>
    <w:div w:id="334496265">
      <w:bodyDiv w:val="1"/>
      <w:marLeft w:val="0"/>
      <w:marRight w:val="0"/>
      <w:marTop w:val="0"/>
      <w:marBottom w:val="0"/>
      <w:divBdr>
        <w:top w:val="none" w:sz="0" w:space="0" w:color="auto"/>
        <w:left w:val="none" w:sz="0" w:space="0" w:color="auto"/>
        <w:bottom w:val="none" w:sz="0" w:space="0" w:color="auto"/>
        <w:right w:val="none" w:sz="0" w:space="0" w:color="auto"/>
      </w:divBdr>
      <w:divsChild>
        <w:div w:id="219293904">
          <w:marLeft w:val="0"/>
          <w:marRight w:val="0"/>
          <w:marTop w:val="0"/>
          <w:marBottom w:val="0"/>
          <w:divBdr>
            <w:top w:val="single" w:sz="2" w:space="0" w:color="E3E3E3"/>
            <w:left w:val="single" w:sz="2" w:space="0" w:color="E3E3E3"/>
            <w:bottom w:val="single" w:sz="2" w:space="0" w:color="E3E3E3"/>
            <w:right w:val="single" w:sz="2" w:space="0" w:color="E3E3E3"/>
          </w:divBdr>
          <w:divsChild>
            <w:div w:id="1563711791">
              <w:marLeft w:val="0"/>
              <w:marRight w:val="0"/>
              <w:marTop w:val="0"/>
              <w:marBottom w:val="0"/>
              <w:divBdr>
                <w:top w:val="single" w:sz="2" w:space="0" w:color="E3E3E3"/>
                <w:left w:val="single" w:sz="2" w:space="0" w:color="E3E3E3"/>
                <w:bottom w:val="single" w:sz="2" w:space="0" w:color="E3E3E3"/>
                <w:right w:val="single" w:sz="2" w:space="0" w:color="E3E3E3"/>
              </w:divBdr>
              <w:divsChild>
                <w:div w:id="1096445365">
                  <w:marLeft w:val="0"/>
                  <w:marRight w:val="0"/>
                  <w:marTop w:val="0"/>
                  <w:marBottom w:val="0"/>
                  <w:divBdr>
                    <w:top w:val="single" w:sz="2" w:space="0" w:color="E3E3E3"/>
                    <w:left w:val="single" w:sz="2" w:space="0" w:color="E3E3E3"/>
                    <w:bottom w:val="single" w:sz="2" w:space="0" w:color="E3E3E3"/>
                    <w:right w:val="single" w:sz="2" w:space="0" w:color="E3E3E3"/>
                  </w:divBdr>
                  <w:divsChild>
                    <w:div w:id="750585227">
                      <w:marLeft w:val="0"/>
                      <w:marRight w:val="0"/>
                      <w:marTop w:val="0"/>
                      <w:marBottom w:val="0"/>
                      <w:divBdr>
                        <w:top w:val="single" w:sz="2" w:space="0" w:color="E3E3E3"/>
                        <w:left w:val="single" w:sz="2" w:space="0" w:color="E3E3E3"/>
                        <w:bottom w:val="single" w:sz="2" w:space="0" w:color="E3E3E3"/>
                        <w:right w:val="single" w:sz="2" w:space="0" w:color="E3E3E3"/>
                      </w:divBdr>
                      <w:divsChild>
                        <w:div w:id="1848714040">
                          <w:marLeft w:val="0"/>
                          <w:marRight w:val="0"/>
                          <w:marTop w:val="0"/>
                          <w:marBottom w:val="0"/>
                          <w:divBdr>
                            <w:top w:val="single" w:sz="2" w:space="0" w:color="E3E3E3"/>
                            <w:left w:val="single" w:sz="2" w:space="0" w:color="E3E3E3"/>
                            <w:bottom w:val="single" w:sz="2" w:space="0" w:color="E3E3E3"/>
                            <w:right w:val="single" w:sz="2" w:space="0" w:color="E3E3E3"/>
                          </w:divBdr>
                          <w:divsChild>
                            <w:div w:id="204103539">
                              <w:marLeft w:val="0"/>
                              <w:marRight w:val="0"/>
                              <w:marTop w:val="100"/>
                              <w:marBottom w:val="100"/>
                              <w:divBdr>
                                <w:top w:val="single" w:sz="2" w:space="0" w:color="E3E3E3"/>
                                <w:left w:val="single" w:sz="2" w:space="0" w:color="E3E3E3"/>
                                <w:bottom w:val="single" w:sz="2" w:space="0" w:color="E3E3E3"/>
                                <w:right w:val="single" w:sz="2" w:space="0" w:color="E3E3E3"/>
                              </w:divBdr>
                              <w:divsChild>
                                <w:div w:id="55474145">
                                  <w:marLeft w:val="0"/>
                                  <w:marRight w:val="0"/>
                                  <w:marTop w:val="0"/>
                                  <w:marBottom w:val="0"/>
                                  <w:divBdr>
                                    <w:top w:val="single" w:sz="2" w:space="0" w:color="E3E3E3"/>
                                    <w:left w:val="single" w:sz="2" w:space="0" w:color="E3E3E3"/>
                                    <w:bottom w:val="single" w:sz="2" w:space="0" w:color="E3E3E3"/>
                                    <w:right w:val="single" w:sz="2" w:space="0" w:color="E3E3E3"/>
                                  </w:divBdr>
                                  <w:divsChild>
                                    <w:div w:id="1593079566">
                                      <w:marLeft w:val="0"/>
                                      <w:marRight w:val="0"/>
                                      <w:marTop w:val="0"/>
                                      <w:marBottom w:val="0"/>
                                      <w:divBdr>
                                        <w:top w:val="single" w:sz="2" w:space="0" w:color="E3E3E3"/>
                                        <w:left w:val="single" w:sz="2" w:space="0" w:color="E3E3E3"/>
                                        <w:bottom w:val="single" w:sz="2" w:space="0" w:color="E3E3E3"/>
                                        <w:right w:val="single" w:sz="2" w:space="0" w:color="E3E3E3"/>
                                      </w:divBdr>
                                      <w:divsChild>
                                        <w:div w:id="22445668">
                                          <w:marLeft w:val="0"/>
                                          <w:marRight w:val="0"/>
                                          <w:marTop w:val="0"/>
                                          <w:marBottom w:val="0"/>
                                          <w:divBdr>
                                            <w:top w:val="single" w:sz="2" w:space="0" w:color="E3E3E3"/>
                                            <w:left w:val="single" w:sz="2" w:space="0" w:color="E3E3E3"/>
                                            <w:bottom w:val="single" w:sz="2" w:space="0" w:color="E3E3E3"/>
                                            <w:right w:val="single" w:sz="2" w:space="0" w:color="E3E3E3"/>
                                          </w:divBdr>
                                          <w:divsChild>
                                            <w:div w:id="795954388">
                                              <w:marLeft w:val="0"/>
                                              <w:marRight w:val="0"/>
                                              <w:marTop w:val="0"/>
                                              <w:marBottom w:val="0"/>
                                              <w:divBdr>
                                                <w:top w:val="single" w:sz="2" w:space="0" w:color="E3E3E3"/>
                                                <w:left w:val="single" w:sz="2" w:space="0" w:color="E3E3E3"/>
                                                <w:bottom w:val="single" w:sz="2" w:space="0" w:color="E3E3E3"/>
                                                <w:right w:val="single" w:sz="2" w:space="0" w:color="E3E3E3"/>
                                              </w:divBdr>
                                              <w:divsChild>
                                                <w:div w:id="766926092">
                                                  <w:marLeft w:val="0"/>
                                                  <w:marRight w:val="0"/>
                                                  <w:marTop w:val="0"/>
                                                  <w:marBottom w:val="0"/>
                                                  <w:divBdr>
                                                    <w:top w:val="single" w:sz="2" w:space="0" w:color="E3E3E3"/>
                                                    <w:left w:val="single" w:sz="2" w:space="0" w:color="E3E3E3"/>
                                                    <w:bottom w:val="single" w:sz="2" w:space="0" w:color="E3E3E3"/>
                                                    <w:right w:val="single" w:sz="2" w:space="0" w:color="E3E3E3"/>
                                                  </w:divBdr>
                                                  <w:divsChild>
                                                    <w:div w:id="1292517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24592409">
          <w:marLeft w:val="0"/>
          <w:marRight w:val="0"/>
          <w:marTop w:val="0"/>
          <w:marBottom w:val="0"/>
          <w:divBdr>
            <w:top w:val="none" w:sz="0" w:space="0" w:color="auto"/>
            <w:left w:val="none" w:sz="0" w:space="0" w:color="auto"/>
            <w:bottom w:val="none" w:sz="0" w:space="0" w:color="auto"/>
            <w:right w:val="none" w:sz="0" w:space="0" w:color="auto"/>
          </w:divBdr>
        </w:div>
      </w:divsChild>
    </w:div>
    <w:div w:id="343483630">
      <w:bodyDiv w:val="1"/>
      <w:marLeft w:val="0"/>
      <w:marRight w:val="0"/>
      <w:marTop w:val="0"/>
      <w:marBottom w:val="0"/>
      <w:divBdr>
        <w:top w:val="none" w:sz="0" w:space="0" w:color="auto"/>
        <w:left w:val="none" w:sz="0" w:space="0" w:color="auto"/>
        <w:bottom w:val="none" w:sz="0" w:space="0" w:color="auto"/>
        <w:right w:val="none" w:sz="0" w:space="0" w:color="auto"/>
      </w:divBdr>
      <w:divsChild>
        <w:div w:id="112214445">
          <w:marLeft w:val="0"/>
          <w:marRight w:val="0"/>
          <w:marTop w:val="0"/>
          <w:marBottom w:val="0"/>
          <w:divBdr>
            <w:top w:val="none" w:sz="0" w:space="0" w:color="auto"/>
            <w:left w:val="none" w:sz="0" w:space="0" w:color="auto"/>
            <w:bottom w:val="none" w:sz="0" w:space="0" w:color="auto"/>
            <w:right w:val="none" w:sz="0" w:space="0" w:color="auto"/>
          </w:divBdr>
        </w:div>
        <w:div w:id="1935281030">
          <w:marLeft w:val="0"/>
          <w:marRight w:val="0"/>
          <w:marTop w:val="0"/>
          <w:marBottom w:val="0"/>
          <w:divBdr>
            <w:top w:val="single" w:sz="2" w:space="0" w:color="E3E3E3"/>
            <w:left w:val="single" w:sz="2" w:space="0" w:color="E3E3E3"/>
            <w:bottom w:val="single" w:sz="2" w:space="0" w:color="E3E3E3"/>
            <w:right w:val="single" w:sz="2" w:space="0" w:color="E3E3E3"/>
          </w:divBdr>
          <w:divsChild>
            <w:div w:id="16197581">
              <w:marLeft w:val="0"/>
              <w:marRight w:val="0"/>
              <w:marTop w:val="0"/>
              <w:marBottom w:val="0"/>
              <w:divBdr>
                <w:top w:val="single" w:sz="2" w:space="0" w:color="E3E3E3"/>
                <w:left w:val="single" w:sz="2" w:space="0" w:color="E3E3E3"/>
                <w:bottom w:val="single" w:sz="2" w:space="0" w:color="E3E3E3"/>
                <w:right w:val="single" w:sz="2" w:space="0" w:color="E3E3E3"/>
              </w:divBdr>
              <w:divsChild>
                <w:div w:id="671494504">
                  <w:marLeft w:val="0"/>
                  <w:marRight w:val="0"/>
                  <w:marTop w:val="0"/>
                  <w:marBottom w:val="0"/>
                  <w:divBdr>
                    <w:top w:val="single" w:sz="2" w:space="0" w:color="E3E3E3"/>
                    <w:left w:val="single" w:sz="2" w:space="0" w:color="E3E3E3"/>
                    <w:bottom w:val="single" w:sz="2" w:space="0" w:color="E3E3E3"/>
                    <w:right w:val="single" w:sz="2" w:space="0" w:color="E3E3E3"/>
                  </w:divBdr>
                  <w:divsChild>
                    <w:div w:id="340007592">
                      <w:marLeft w:val="0"/>
                      <w:marRight w:val="0"/>
                      <w:marTop w:val="0"/>
                      <w:marBottom w:val="0"/>
                      <w:divBdr>
                        <w:top w:val="single" w:sz="2" w:space="0" w:color="E3E3E3"/>
                        <w:left w:val="single" w:sz="2" w:space="0" w:color="E3E3E3"/>
                        <w:bottom w:val="single" w:sz="2" w:space="0" w:color="E3E3E3"/>
                        <w:right w:val="single" w:sz="2" w:space="0" w:color="E3E3E3"/>
                      </w:divBdr>
                      <w:divsChild>
                        <w:div w:id="143354461">
                          <w:marLeft w:val="0"/>
                          <w:marRight w:val="0"/>
                          <w:marTop w:val="0"/>
                          <w:marBottom w:val="0"/>
                          <w:divBdr>
                            <w:top w:val="single" w:sz="2" w:space="0" w:color="E3E3E3"/>
                            <w:left w:val="single" w:sz="2" w:space="0" w:color="E3E3E3"/>
                            <w:bottom w:val="single" w:sz="2" w:space="0" w:color="E3E3E3"/>
                            <w:right w:val="single" w:sz="2" w:space="0" w:color="E3E3E3"/>
                          </w:divBdr>
                          <w:divsChild>
                            <w:div w:id="2125808061">
                              <w:marLeft w:val="0"/>
                              <w:marRight w:val="0"/>
                              <w:marTop w:val="100"/>
                              <w:marBottom w:val="100"/>
                              <w:divBdr>
                                <w:top w:val="single" w:sz="2" w:space="0" w:color="E3E3E3"/>
                                <w:left w:val="single" w:sz="2" w:space="0" w:color="E3E3E3"/>
                                <w:bottom w:val="single" w:sz="2" w:space="0" w:color="E3E3E3"/>
                                <w:right w:val="single" w:sz="2" w:space="0" w:color="E3E3E3"/>
                              </w:divBdr>
                              <w:divsChild>
                                <w:div w:id="1322076075">
                                  <w:marLeft w:val="0"/>
                                  <w:marRight w:val="0"/>
                                  <w:marTop w:val="0"/>
                                  <w:marBottom w:val="0"/>
                                  <w:divBdr>
                                    <w:top w:val="single" w:sz="2" w:space="0" w:color="E3E3E3"/>
                                    <w:left w:val="single" w:sz="2" w:space="0" w:color="E3E3E3"/>
                                    <w:bottom w:val="single" w:sz="2" w:space="0" w:color="E3E3E3"/>
                                    <w:right w:val="single" w:sz="2" w:space="0" w:color="E3E3E3"/>
                                  </w:divBdr>
                                  <w:divsChild>
                                    <w:div w:id="241723698">
                                      <w:marLeft w:val="0"/>
                                      <w:marRight w:val="0"/>
                                      <w:marTop w:val="0"/>
                                      <w:marBottom w:val="0"/>
                                      <w:divBdr>
                                        <w:top w:val="single" w:sz="2" w:space="0" w:color="E3E3E3"/>
                                        <w:left w:val="single" w:sz="2" w:space="0" w:color="E3E3E3"/>
                                        <w:bottom w:val="single" w:sz="2" w:space="0" w:color="E3E3E3"/>
                                        <w:right w:val="single" w:sz="2" w:space="0" w:color="E3E3E3"/>
                                      </w:divBdr>
                                      <w:divsChild>
                                        <w:div w:id="81074939">
                                          <w:marLeft w:val="0"/>
                                          <w:marRight w:val="0"/>
                                          <w:marTop w:val="0"/>
                                          <w:marBottom w:val="0"/>
                                          <w:divBdr>
                                            <w:top w:val="single" w:sz="2" w:space="0" w:color="E3E3E3"/>
                                            <w:left w:val="single" w:sz="2" w:space="0" w:color="E3E3E3"/>
                                            <w:bottom w:val="single" w:sz="2" w:space="0" w:color="E3E3E3"/>
                                            <w:right w:val="single" w:sz="2" w:space="0" w:color="E3E3E3"/>
                                          </w:divBdr>
                                          <w:divsChild>
                                            <w:div w:id="2032760026">
                                              <w:marLeft w:val="0"/>
                                              <w:marRight w:val="0"/>
                                              <w:marTop w:val="0"/>
                                              <w:marBottom w:val="0"/>
                                              <w:divBdr>
                                                <w:top w:val="single" w:sz="2" w:space="0" w:color="E3E3E3"/>
                                                <w:left w:val="single" w:sz="2" w:space="0" w:color="E3E3E3"/>
                                                <w:bottom w:val="single" w:sz="2" w:space="0" w:color="E3E3E3"/>
                                                <w:right w:val="single" w:sz="2" w:space="0" w:color="E3E3E3"/>
                                              </w:divBdr>
                                              <w:divsChild>
                                                <w:div w:id="329450202">
                                                  <w:marLeft w:val="0"/>
                                                  <w:marRight w:val="0"/>
                                                  <w:marTop w:val="0"/>
                                                  <w:marBottom w:val="0"/>
                                                  <w:divBdr>
                                                    <w:top w:val="single" w:sz="2" w:space="0" w:color="E3E3E3"/>
                                                    <w:left w:val="single" w:sz="2" w:space="0" w:color="E3E3E3"/>
                                                    <w:bottom w:val="single" w:sz="2" w:space="0" w:color="E3E3E3"/>
                                                    <w:right w:val="single" w:sz="2" w:space="0" w:color="E3E3E3"/>
                                                  </w:divBdr>
                                                  <w:divsChild>
                                                    <w:div w:id="661465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61830530">
      <w:bodyDiv w:val="1"/>
      <w:marLeft w:val="0"/>
      <w:marRight w:val="0"/>
      <w:marTop w:val="0"/>
      <w:marBottom w:val="0"/>
      <w:divBdr>
        <w:top w:val="none" w:sz="0" w:space="0" w:color="auto"/>
        <w:left w:val="none" w:sz="0" w:space="0" w:color="auto"/>
        <w:bottom w:val="none" w:sz="0" w:space="0" w:color="auto"/>
        <w:right w:val="none" w:sz="0" w:space="0" w:color="auto"/>
      </w:divBdr>
    </w:div>
    <w:div w:id="373625083">
      <w:bodyDiv w:val="1"/>
      <w:marLeft w:val="0"/>
      <w:marRight w:val="0"/>
      <w:marTop w:val="0"/>
      <w:marBottom w:val="0"/>
      <w:divBdr>
        <w:top w:val="none" w:sz="0" w:space="0" w:color="auto"/>
        <w:left w:val="none" w:sz="0" w:space="0" w:color="auto"/>
        <w:bottom w:val="none" w:sz="0" w:space="0" w:color="auto"/>
        <w:right w:val="none" w:sz="0" w:space="0" w:color="auto"/>
      </w:divBdr>
    </w:div>
    <w:div w:id="375200615">
      <w:bodyDiv w:val="1"/>
      <w:marLeft w:val="0"/>
      <w:marRight w:val="0"/>
      <w:marTop w:val="0"/>
      <w:marBottom w:val="0"/>
      <w:divBdr>
        <w:top w:val="none" w:sz="0" w:space="0" w:color="auto"/>
        <w:left w:val="none" w:sz="0" w:space="0" w:color="auto"/>
        <w:bottom w:val="none" w:sz="0" w:space="0" w:color="auto"/>
        <w:right w:val="none" w:sz="0" w:space="0" w:color="auto"/>
      </w:divBdr>
    </w:div>
    <w:div w:id="379943697">
      <w:bodyDiv w:val="1"/>
      <w:marLeft w:val="0"/>
      <w:marRight w:val="0"/>
      <w:marTop w:val="0"/>
      <w:marBottom w:val="0"/>
      <w:divBdr>
        <w:top w:val="none" w:sz="0" w:space="0" w:color="auto"/>
        <w:left w:val="none" w:sz="0" w:space="0" w:color="auto"/>
        <w:bottom w:val="none" w:sz="0" w:space="0" w:color="auto"/>
        <w:right w:val="none" w:sz="0" w:space="0" w:color="auto"/>
      </w:divBdr>
      <w:divsChild>
        <w:div w:id="1225412948">
          <w:marLeft w:val="0"/>
          <w:marRight w:val="0"/>
          <w:marTop w:val="0"/>
          <w:marBottom w:val="0"/>
          <w:divBdr>
            <w:top w:val="none" w:sz="0" w:space="0" w:color="auto"/>
            <w:left w:val="none" w:sz="0" w:space="0" w:color="auto"/>
            <w:bottom w:val="none" w:sz="0" w:space="0" w:color="auto"/>
            <w:right w:val="none" w:sz="0" w:space="0" w:color="auto"/>
          </w:divBdr>
          <w:divsChild>
            <w:div w:id="53161230">
              <w:marLeft w:val="0"/>
              <w:marRight w:val="0"/>
              <w:marTop w:val="0"/>
              <w:marBottom w:val="0"/>
              <w:divBdr>
                <w:top w:val="none" w:sz="0" w:space="0" w:color="auto"/>
                <w:left w:val="none" w:sz="0" w:space="0" w:color="auto"/>
                <w:bottom w:val="none" w:sz="0" w:space="0" w:color="auto"/>
                <w:right w:val="none" w:sz="0" w:space="0" w:color="auto"/>
              </w:divBdr>
            </w:div>
            <w:div w:id="328486532">
              <w:marLeft w:val="0"/>
              <w:marRight w:val="0"/>
              <w:marTop w:val="0"/>
              <w:marBottom w:val="0"/>
              <w:divBdr>
                <w:top w:val="none" w:sz="0" w:space="0" w:color="auto"/>
                <w:left w:val="none" w:sz="0" w:space="0" w:color="auto"/>
                <w:bottom w:val="none" w:sz="0" w:space="0" w:color="auto"/>
                <w:right w:val="none" w:sz="0" w:space="0" w:color="auto"/>
              </w:divBdr>
            </w:div>
            <w:div w:id="476843898">
              <w:marLeft w:val="0"/>
              <w:marRight w:val="0"/>
              <w:marTop w:val="0"/>
              <w:marBottom w:val="0"/>
              <w:divBdr>
                <w:top w:val="none" w:sz="0" w:space="0" w:color="auto"/>
                <w:left w:val="none" w:sz="0" w:space="0" w:color="auto"/>
                <w:bottom w:val="none" w:sz="0" w:space="0" w:color="auto"/>
                <w:right w:val="none" w:sz="0" w:space="0" w:color="auto"/>
              </w:divBdr>
            </w:div>
            <w:div w:id="1116290063">
              <w:marLeft w:val="0"/>
              <w:marRight w:val="0"/>
              <w:marTop w:val="0"/>
              <w:marBottom w:val="0"/>
              <w:divBdr>
                <w:top w:val="none" w:sz="0" w:space="0" w:color="auto"/>
                <w:left w:val="none" w:sz="0" w:space="0" w:color="auto"/>
                <w:bottom w:val="none" w:sz="0" w:space="0" w:color="auto"/>
                <w:right w:val="none" w:sz="0" w:space="0" w:color="auto"/>
              </w:divBdr>
            </w:div>
            <w:div w:id="1264415475">
              <w:marLeft w:val="0"/>
              <w:marRight w:val="0"/>
              <w:marTop w:val="0"/>
              <w:marBottom w:val="0"/>
              <w:divBdr>
                <w:top w:val="none" w:sz="0" w:space="0" w:color="auto"/>
                <w:left w:val="none" w:sz="0" w:space="0" w:color="auto"/>
                <w:bottom w:val="none" w:sz="0" w:space="0" w:color="auto"/>
                <w:right w:val="none" w:sz="0" w:space="0" w:color="auto"/>
              </w:divBdr>
            </w:div>
            <w:div w:id="1479565264">
              <w:marLeft w:val="0"/>
              <w:marRight w:val="0"/>
              <w:marTop w:val="0"/>
              <w:marBottom w:val="0"/>
              <w:divBdr>
                <w:top w:val="none" w:sz="0" w:space="0" w:color="auto"/>
                <w:left w:val="none" w:sz="0" w:space="0" w:color="auto"/>
                <w:bottom w:val="none" w:sz="0" w:space="0" w:color="auto"/>
                <w:right w:val="none" w:sz="0" w:space="0" w:color="auto"/>
              </w:divBdr>
            </w:div>
            <w:div w:id="211736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71337">
      <w:bodyDiv w:val="1"/>
      <w:marLeft w:val="0"/>
      <w:marRight w:val="0"/>
      <w:marTop w:val="0"/>
      <w:marBottom w:val="0"/>
      <w:divBdr>
        <w:top w:val="none" w:sz="0" w:space="0" w:color="auto"/>
        <w:left w:val="none" w:sz="0" w:space="0" w:color="auto"/>
        <w:bottom w:val="none" w:sz="0" w:space="0" w:color="auto"/>
        <w:right w:val="none" w:sz="0" w:space="0" w:color="auto"/>
      </w:divBdr>
      <w:divsChild>
        <w:div w:id="1215506645">
          <w:marLeft w:val="0"/>
          <w:marRight w:val="0"/>
          <w:marTop w:val="0"/>
          <w:marBottom w:val="300"/>
          <w:divBdr>
            <w:top w:val="none" w:sz="0" w:space="0" w:color="auto"/>
            <w:left w:val="none" w:sz="0" w:space="0" w:color="auto"/>
            <w:bottom w:val="none" w:sz="0" w:space="0" w:color="auto"/>
            <w:right w:val="none" w:sz="0" w:space="0" w:color="auto"/>
          </w:divBdr>
          <w:divsChild>
            <w:div w:id="256259568">
              <w:marLeft w:val="0"/>
              <w:marRight w:val="0"/>
              <w:marTop w:val="0"/>
              <w:marBottom w:val="0"/>
              <w:divBdr>
                <w:top w:val="none" w:sz="0" w:space="0" w:color="auto"/>
                <w:left w:val="none" w:sz="0" w:space="0" w:color="auto"/>
                <w:bottom w:val="none" w:sz="0" w:space="0" w:color="auto"/>
                <w:right w:val="none" w:sz="0" w:space="0" w:color="auto"/>
              </w:divBdr>
              <w:divsChild>
                <w:div w:id="47330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829176">
      <w:bodyDiv w:val="1"/>
      <w:marLeft w:val="0"/>
      <w:marRight w:val="0"/>
      <w:marTop w:val="0"/>
      <w:marBottom w:val="0"/>
      <w:divBdr>
        <w:top w:val="none" w:sz="0" w:space="0" w:color="auto"/>
        <w:left w:val="none" w:sz="0" w:space="0" w:color="auto"/>
        <w:bottom w:val="none" w:sz="0" w:space="0" w:color="auto"/>
        <w:right w:val="none" w:sz="0" w:space="0" w:color="auto"/>
      </w:divBdr>
    </w:div>
    <w:div w:id="417334748">
      <w:bodyDiv w:val="1"/>
      <w:marLeft w:val="0"/>
      <w:marRight w:val="0"/>
      <w:marTop w:val="0"/>
      <w:marBottom w:val="0"/>
      <w:divBdr>
        <w:top w:val="none" w:sz="0" w:space="0" w:color="auto"/>
        <w:left w:val="none" w:sz="0" w:space="0" w:color="auto"/>
        <w:bottom w:val="none" w:sz="0" w:space="0" w:color="auto"/>
        <w:right w:val="none" w:sz="0" w:space="0" w:color="auto"/>
      </w:divBdr>
    </w:div>
    <w:div w:id="451094052">
      <w:bodyDiv w:val="1"/>
      <w:marLeft w:val="0"/>
      <w:marRight w:val="0"/>
      <w:marTop w:val="0"/>
      <w:marBottom w:val="0"/>
      <w:divBdr>
        <w:top w:val="none" w:sz="0" w:space="0" w:color="auto"/>
        <w:left w:val="none" w:sz="0" w:space="0" w:color="auto"/>
        <w:bottom w:val="none" w:sz="0" w:space="0" w:color="auto"/>
        <w:right w:val="none" w:sz="0" w:space="0" w:color="auto"/>
      </w:divBdr>
    </w:div>
    <w:div w:id="476536162">
      <w:bodyDiv w:val="1"/>
      <w:marLeft w:val="0"/>
      <w:marRight w:val="0"/>
      <w:marTop w:val="0"/>
      <w:marBottom w:val="0"/>
      <w:divBdr>
        <w:top w:val="none" w:sz="0" w:space="0" w:color="auto"/>
        <w:left w:val="none" w:sz="0" w:space="0" w:color="auto"/>
        <w:bottom w:val="none" w:sz="0" w:space="0" w:color="auto"/>
        <w:right w:val="none" w:sz="0" w:space="0" w:color="auto"/>
      </w:divBdr>
    </w:div>
    <w:div w:id="504708935">
      <w:bodyDiv w:val="1"/>
      <w:marLeft w:val="0"/>
      <w:marRight w:val="0"/>
      <w:marTop w:val="0"/>
      <w:marBottom w:val="0"/>
      <w:divBdr>
        <w:top w:val="none" w:sz="0" w:space="0" w:color="auto"/>
        <w:left w:val="none" w:sz="0" w:space="0" w:color="auto"/>
        <w:bottom w:val="none" w:sz="0" w:space="0" w:color="auto"/>
        <w:right w:val="none" w:sz="0" w:space="0" w:color="auto"/>
      </w:divBdr>
    </w:div>
    <w:div w:id="517357172">
      <w:bodyDiv w:val="1"/>
      <w:marLeft w:val="0"/>
      <w:marRight w:val="0"/>
      <w:marTop w:val="0"/>
      <w:marBottom w:val="0"/>
      <w:divBdr>
        <w:top w:val="none" w:sz="0" w:space="0" w:color="auto"/>
        <w:left w:val="none" w:sz="0" w:space="0" w:color="auto"/>
        <w:bottom w:val="none" w:sz="0" w:space="0" w:color="auto"/>
        <w:right w:val="none" w:sz="0" w:space="0" w:color="auto"/>
      </w:divBdr>
      <w:divsChild>
        <w:div w:id="1447698928">
          <w:marLeft w:val="0"/>
          <w:marRight w:val="0"/>
          <w:marTop w:val="0"/>
          <w:marBottom w:val="0"/>
          <w:divBdr>
            <w:top w:val="none" w:sz="0" w:space="0" w:color="auto"/>
            <w:left w:val="none" w:sz="0" w:space="0" w:color="auto"/>
            <w:bottom w:val="none" w:sz="0" w:space="0" w:color="auto"/>
            <w:right w:val="none" w:sz="0" w:space="0" w:color="auto"/>
          </w:divBdr>
          <w:divsChild>
            <w:div w:id="2923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4318">
      <w:bodyDiv w:val="1"/>
      <w:marLeft w:val="0"/>
      <w:marRight w:val="0"/>
      <w:marTop w:val="0"/>
      <w:marBottom w:val="0"/>
      <w:divBdr>
        <w:top w:val="none" w:sz="0" w:space="0" w:color="auto"/>
        <w:left w:val="none" w:sz="0" w:space="0" w:color="auto"/>
        <w:bottom w:val="none" w:sz="0" w:space="0" w:color="auto"/>
        <w:right w:val="none" w:sz="0" w:space="0" w:color="auto"/>
      </w:divBdr>
    </w:div>
    <w:div w:id="553275273">
      <w:bodyDiv w:val="1"/>
      <w:marLeft w:val="0"/>
      <w:marRight w:val="0"/>
      <w:marTop w:val="0"/>
      <w:marBottom w:val="0"/>
      <w:divBdr>
        <w:top w:val="none" w:sz="0" w:space="0" w:color="auto"/>
        <w:left w:val="none" w:sz="0" w:space="0" w:color="auto"/>
        <w:bottom w:val="none" w:sz="0" w:space="0" w:color="auto"/>
        <w:right w:val="none" w:sz="0" w:space="0" w:color="auto"/>
      </w:divBdr>
      <w:divsChild>
        <w:div w:id="558126287">
          <w:marLeft w:val="0"/>
          <w:marRight w:val="0"/>
          <w:marTop w:val="0"/>
          <w:marBottom w:val="0"/>
          <w:divBdr>
            <w:top w:val="single" w:sz="2" w:space="0" w:color="E3E3E3"/>
            <w:left w:val="single" w:sz="2" w:space="0" w:color="E3E3E3"/>
            <w:bottom w:val="single" w:sz="2" w:space="0" w:color="E3E3E3"/>
            <w:right w:val="single" w:sz="2" w:space="0" w:color="E3E3E3"/>
          </w:divBdr>
          <w:divsChild>
            <w:div w:id="127750491">
              <w:marLeft w:val="0"/>
              <w:marRight w:val="0"/>
              <w:marTop w:val="0"/>
              <w:marBottom w:val="0"/>
              <w:divBdr>
                <w:top w:val="single" w:sz="2" w:space="0" w:color="E3E3E3"/>
                <w:left w:val="single" w:sz="2" w:space="0" w:color="E3E3E3"/>
                <w:bottom w:val="single" w:sz="2" w:space="0" w:color="E3E3E3"/>
                <w:right w:val="single" w:sz="2" w:space="0" w:color="E3E3E3"/>
              </w:divBdr>
              <w:divsChild>
                <w:div w:id="385177933">
                  <w:marLeft w:val="0"/>
                  <w:marRight w:val="0"/>
                  <w:marTop w:val="0"/>
                  <w:marBottom w:val="0"/>
                  <w:divBdr>
                    <w:top w:val="single" w:sz="2" w:space="0" w:color="E3E3E3"/>
                    <w:left w:val="single" w:sz="2" w:space="0" w:color="E3E3E3"/>
                    <w:bottom w:val="single" w:sz="2" w:space="0" w:color="E3E3E3"/>
                    <w:right w:val="single" w:sz="2" w:space="0" w:color="E3E3E3"/>
                  </w:divBdr>
                  <w:divsChild>
                    <w:div w:id="1887063630">
                      <w:marLeft w:val="0"/>
                      <w:marRight w:val="0"/>
                      <w:marTop w:val="0"/>
                      <w:marBottom w:val="0"/>
                      <w:divBdr>
                        <w:top w:val="single" w:sz="2" w:space="0" w:color="E3E3E3"/>
                        <w:left w:val="single" w:sz="2" w:space="0" w:color="E3E3E3"/>
                        <w:bottom w:val="single" w:sz="2" w:space="0" w:color="E3E3E3"/>
                        <w:right w:val="single" w:sz="2" w:space="0" w:color="E3E3E3"/>
                      </w:divBdr>
                      <w:divsChild>
                        <w:div w:id="1314722517">
                          <w:marLeft w:val="0"/>
                          <w:marRight w:val="0"/>
                          <w:marTop w:val="0"/>
                          <w:marBottom w:val="0"/>
                          <w:divBdr>
                            <w:top w:val="single" w:sz="2" w:space="0" w:color="E3E3E3"/>
                            <w:left w:val="single" w:sz="2" w:space="0" w:color="E3E3E3"/>
                            <w:bottom w:val="single" w:sz="2" w:space="0" w:color="E3E3E3"/>
                            <w:right w:val="single" w:sz="2" w:space="0" w:color="E3E3E3"/>
                          </w:divBdr>
                          <w:divsChild>
                            <w:div w:id="1695225573">
                              <w:marLeft w:val="0"/>
                              <w:marRight w:val="0"/>
                              <w:marTop w:val="100"/>
                              <w:marBottom w:val="100"/>
                              <w:divBdr>
                                <w:top w:val="single" w:sz="2" w:space="0" w:color="E3E3E3"/>
                                <w:left w:val="single" w:sz="2" w:space="0" w:color="E3E3E3"/>
                                <w:bottom w:val="single" w:sz="2" w:space="0" w:color="E3E3E3"/>
                                <w:right w:val="single" w:sz="2" w:space="0" w:color="E3E3E3"/>
                              </w:divBdr>
                              <w:divsChild>
                                <w:div w:id="502204049">
                                  <w:marLeft w:val="0"/>
                                  <w:marRight w:val="0"/>
                                  <w:marTop w:val="0"/>
                                  <w:marBottom w:val="0"/>
                                  <w:divBdr>
                                    <w:top w:val="single" w:sz="2" w:space="0" w:color="E3E3E3"/>
                                    <w:left w:val="single" w:sz="2" w:space="0" w:color="E3E3E3"/>
                                    <w:bottom w:val="single" w:sz="2" w:space="0" w:color="E3E3E3"/>
                                    <w:right w:val="single" w:sz="2" w:space="0" w:color="E3E3E3"/>
                                  </w:divBdr>
                                  <w:divsChild>
                                    <w:div w:id="644775225">
                                      <w:marLeft w:val="0"/>
                                      <w:marRight w:val="0"/>
                                      <w:marTop w:val="0"/>
                                      <w:marBottom w:val="0"/>
                                      <w:divBdr>
                                        <w:top w:val="single" w:sz="2" w:space="0" w:color="E3E3E3"/>
                                        <w:left w:val="single" w:sz="2" w:space="0" w:color="E3E3E3"/>
                                        <w:bottom w:val="single" w:sz="2" w:space="0" w:color="E3E3E3"/>
                                        <w:right w:val="single" w:sz="2" w:space="0" w:color="E3E3E3"/>
                                      </w:divBdr>
                                      <w:divsChild>
                                        <w:div w:id="468398208">
                                          <w:marLeft w:val="0"/>
                                          <w:marRight w:val="0"/>
                                          <w:marTop w:val="0"/>
                                          <w:marBottom w:val="0"/>
                                          <w:divBdr>
                                            <w:top w:val="single" w:sz="2" w:space="0" w:color="E3E3E3"/>
                                            <w:left w:val="single" w:sz="2" w:space="0" w:color="E3E3E3"/>
                                            <w:bottom w:val="single" w:sz="2" w:space="0" w:color="E3E3E3"/>
                                            <w:right w:val="single" w:sz="2" w:space="0" w:color="E3E3E3"/>
                                          </w:divBdr>
                                          <w:divsChild>
                                            <w:div w:id="401567482">
                                              <w:marLeft w:val="0"/>
                                              <w:marRight w:val="0"/>
                                              <w:marTop w:val="0"/>
                                              <w:marBottom w:val="0"/>
                                              <w:divBdr>
                                                <w:top w:val="single" w:sz="2" w:space="0" w:color="E3E3E3"/>
                                                <w:left w:val="single" w:sz="2" w:space="0" w:color="E3E3E3"/>
                                                <w:bottom w:val="single" w:sz="2" w:space="0" w:color="E3E3E3"/>
                                                <w:right w:val="single" w:sz="2" w:space="0" w:color="E3E3E3"/>
                                              </w:divBdr>
                                              <w:divsChild>
                                                <w:div w:id="1527910959">
                                                  <w:marLeft w:val="0"/>
                                                  <w:marRight w:val="0"/>
                                                  <w:marTop w:val="0"/>
                                                  <w:marBottom w:val="0"/>
                                                  <w:divBdr>
                                                    <w:top w:val="single" w:sz="2" w:space="0" w:color="E3E3E3"/>
                                                    <w:left w:val="single" w:sz="2" w:space="0" w:color="E3E3E3"/>
                                                    <w:bottom w:val="single" w:sz="2" w:space="0" w:color="E3E3E3"/>
                                                    <w:right w:val="single" w:sz="2" w:space="0" w:color="E3E3E3"/>
                                                  </w:divBdr>
                                                  <w:divsChild>
                                                    <w:div w:id="7245723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73297304">
          <w:marLeft w:val="0"/>
          <w:marRight w:val="0"/>
          <w:marTop w:val="0"/>
          <w:marBottom w:val="0"/>
          <w:divBdr>
            <w:top w:val="none" w:sz="0" w:space="0" w:color="auto"/>
            <w:left w:val="none" w:sz="0" w:space="0" w:color="auto"/>
            <w:bottom w:val="none" w:sz="0" w:space="0" w:color="auto"/>
            <w:right w:val="none" w:sz="0" w:space="0" w:color="auto"/>
          </w:divBdr>
        </w:div>
      </w:divsChild>
    </w:div>
    <w:div w:id="560100478">
      <w:bodyDiv w:val="1"/>
      <w:marLeft w:val="0"/>
      <w:marRight w:val="0"/>
      <w:marTop w:val="0"/>
      <w:marBottom w:val="0"/>
      <w:divBdr>
        <w:top w:val="none" w:sz="0" w:space="0" w:color="auto"/>
        <w:left w:val="none" w:sz="0" w:space="0" w:color="auto"/>
        <w:bottom w:val="none" w:sz="0" w:space="0" w:color="auto"/>
        <w:right w:val="none" w:sz="0" w:space="0" w:color="auto"/>
      </w:divBdr>
    </w:div>
    <w:div w:id="572933690">
      <w:bodyDiv w:val="1"/>
      <w:marLeft w:val="0"/>
      <w:marRight w:val="0"/>
      <w:marTop w:val="0"/>
      <w:marBottom w:val="0"/>
      <w:divBdr>
        <w:top w:val="none" w:sz="0" w:space="0" w:color="auto"/>
        <w:left w:val="none" w:sz="0" w:space="0" w:color="auto"/>
        <w:bottom w:val="none" w:sz="0" w:space="0" w:color="auto"/>
        <w:right w:val="none" w:sz="0" w:space="0" w:color="auto"/>
      </w:divBdr>
    </w:div>
    <w:div w:id="585115312">
      <w:bodyDiv w:val="1"/>
      <w:marLeft w:val="0"/>
      <w:marRight w:val="0"/>
      <w:marTop w:val="0"/>
      <w:marBottom w:val="0"/>
      <w:divBdr>
        <w:top w:val="none" w:sz="0" w:space="0" w:color="auto"/>
        <w:left w:val="none" w:sz="0" w:space="0" w:color="auto"/>
        <w:bottom w:val="none" w:sz="0" w:space="0" w:color="auto"/>
        <w:right w:val="none" w:sz="0" w:space="0" w:color="auto"/>
      </w:divBdr>
    </w:div>
    <w:div w:id="630748802">
      <w:bodyDiv w:val="1"/>
      <w:marLeft w:val="0"/>
      <w:marRight w:val="0"/>
      <w:marTop w:val="0"/>
      <w:marBottom w:val="0"/>
      <w:divBdr>
        <w:top w:val="none" w:sz="0" w:space="0" w:color="auto"/>
        <w:left w:val="none" w:sz="0" w:space="0" w:color="auto"/>
        <w:bottom w:val="none" w:sz="0" w:space="0" w:color="auto"/>
        <w:right w:val="none" w:sz="0" w:space="0" w:color="auto"/>
      </w:divBdr>
    </w:div>
    <w:div w:id="658652342">
      <w:bodyDiv w:val="1"/>
      <w:marLeft w:val="0"/>
      <w:marRight w:val="0"/>
      <w:marTop w:val="0"/>
      <w:marBottom w:val="0"/>
      <w:divBdr>
        <w:top w:val="none" w:sz="0" w:space="0" w:color="auto"/>
        <w:left w:val="none" w:sz="0" w:space="0" w:color="auto"/>
        <w:bottom w:val="none" w:sz="0" w:space="0" w:color="auto"/>
        <w:right w:val="none" w:sz="0" w:space="0" w:color="auto"/>
      </w:divBdr>
    </w:div>
    <w:div w:id="709574631">
      <w:bodyDiv w:val="1"/>
      <w:marLeft w:val="0"/>
      <w:marRight w:val="0"/>
      <w:marTop w:val="0"/>
      <w:marBottom w:val="0"/>
      <w:divBdr>
        <w:top w:val="none" w:sz="0" w:space="0" w:color="auto"/>
        <w:left w:val="none" w:sz="0" w:space="0" w:color="auto"/>
        <w:bottom w:val="none" w:sz="0" w:space="0" w:color="auto"/>
        <w:right w:val="none" w:sz="0" w:space="0" w:color="auto"/>
      </w:divBdr>
    </w:div>
    <w:div w:id="728918516">
      <w:bodyDiv w:val="1"/>
      <w:marLeft w:val="0"/>
      <w:marRight w:val="0"/>
      <w:marTop w:val="0"/>
      <w:marBottom w:val="0"/>
      <w:divBdr>
        <w:top w:val="none" w:sz="0" w:space="0" w:color="auto"/>
        <w:left w:val="none" w:sz="0" w:space="0" w:color="auto"/>
        <w:bottom w:val="none" w:sz="0" w:space="0" w:color="auto"/>
        <w:right w:val="none" w:sz="0" w:space="0" w:color="auto"/>
      </w:divBdr>
    </w:div>
    <w:div w:id="735786543">
      <w:bodyDiv w:val="1"/>
      <w:marLeft w:val="0"/>
      <w:marRight w:val="0"/>
      <w:marTop w:val="0"/>
      <w:marBottom w:val="0"/>
      <w:divBdr>
        <w:top w:val="none" w:sz="0" w:space="0" w:color="auto"/>
        <w:left w:val="none" w:sz="0" w:space="0" w:color="auto"/>
        <w:bottom w:val="none" w:sz="0" w:space="0" w:color="auto"/>
        <w:right w:val="none" w:sz="0" w:space="0" w:color="auto"/>
      </w:divBdr>
    </w:div>
    <w:div w:id="745030530">
      <w:bodyDiv w:val="1"/>
      <w:marLeft w:val="0"/>
      <w:marRight w:val="0"/>
      <w:marTop w:val="0"/>
      <w:marBottom w:val="0"/>
      <w:divBdr>
        <w:top w:val="none" w:sz="0" w:space="0" w:color="auto"/>
        <w:left w:val="none" w:sz="0" w:space="0" w:color="auto"/>
        <w:bottom w:val="none" w:sz="0" w:space="0" w:color="auto"/>
        <w:right w:val="none" w:sz="0" w:space="0" w:color="auto"/>
      </w:divBdr>
    </w:div>
    <w:div w:id="775633268">
      <w:bodyDiv w:val="1"/>
      <w:marLeft w:val="0"/>
      <w:marRight w:val="0"/>
      <w:marTop w:val="0"/>
      <w:marBottom w:val="0"/>
      <w:divBdr>
        <w:top w:val="none" w:sz="0" w:space="0" w:color="auto"/>
        <w:left w:val="none" w:sz="0" w:space="0" w:color="auto"/>
        <w:bottom w:val="none" w:sz="0" w:space="0" w:color="auto"/>
        <w:right w:val="none" w:sz="0" w:space="0" w:color="auto"/>
      </w:divBdr>
    </w:div>
    <w:div w:id="778527081">
      <w:bodyDiv w:val="1"/>
      <w:marLeft w:val="0"/>
      <w:marRight w:val="0"/>
      <w:marTop w:val="0"/>
      <w:marBottom w:val="0"/>
      <w:divBdr>
        <w:top w:val="none" w:sz="0" w:space="0" w:color="auto"/>
        <w:left w:val="none" w:sz="0" w:space="0" w:color="auto"/>
        <w:bottom w:val="none" w:sz="0" w:space="0" w:color="auto"/>
        <w:right w:val="none" w:sz="0" w:space="0" w:color="auto"/>
      </w:divBdr>
      <w:divsChild>
        <w:div w:id="1872840200">
          <w:marLeft w:val="0"/>
          <w:marRight w:val="0"/>
          <w:marTop w:val="0"/>
          <w:marBottom w:val="0"/>
          <w:divBdr>
            <w:top w:val="none" w:sz="0" w:space="0" w:color="auto"/>
            <w:left w:val="none" w:sz="0" w:space="0" w:color="auto"/>
            <w:bottom w:val="none" w:sz="0" w:space="0" w:color="auto"/>
            <w:right w:val="none" w:sz="0" w:space="0" w:color="auto"/>
          </w:divBdr>
          <w:divsChild>
            <w:div w:id="62639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2290">
      <w:bodyDiv w:val="1"/>
      <w:marLeft w:val="0"/>
      <w:marRight w:val="0"/>
      <w:marTop w:val="0"/>
      <w:marBottom w:val="0"/>
      <w:divBdr>
        <w:top w:val="none" w:sz="0" w:space="0" w:color="auto"/>
        <w:left w:val="none" w:sz="0" w:space="0" w:color="auto"/>
        <w:bottom w:val="none" w:sz="0" w:space="0" w:color="auto"/>
        <w:right w:val="none" w:sz="0" w:space="0" w:color="auto"/>
      </w:divBdr>
    </w:div>
    <w:div w:id="801534032">
      <w:bodyDiv w:val="1"/>
      <w:marLeft w:val="0"/>
      <w:marRight w:val="0"/>
      <w:marTop w:val="0"/>
      <w:marBottom w:val="0"/>
      <w:divBdr>
        <w:top w:val="none" w:sz="0" w:space="0" w:color="auto"/>
        <w:left w:val="none" w:sz="0" w:space="0" w:color="auto"/>
        <w:bottom w:val="none" w:sz="0" w:space="0" w:color="auto"/>
        <w:right w:val="none" w:sz="0" w:space="0" w:color="auto"/>
      </w:divBdr>
      <w:divsChild>
        <w:div w:id="559943472">
          <w:marLeft w:val="0"/>
          <w:marRight w:val="0"/>
          <w:marTop w:val="0"/>
          <w:marBottom w:val="0"/>
          <w:divBdr>
            <w:top w:val="none" w:sz="0" w:space="0" w:color="auto"/>
            <w:left w:val="none" w:sz="0" w:space="0" w:color="auto"/>
            <w:bottom w:val="none" w:sz="0" w:space="0" w:color="auto"/>
            <w:right w:val="none" w:sz="0" w:space="0" w:color="auto"/>
          </w:divBdr>
          <w:divsChild>
            <w:div w:id="128191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1940">
      <w:bodyDiv w:val="1"/>
      <w:marLeft w:val="0"/>
      <w:marRight w:val="0"/>
      <w:marTop w:val="0"/>
      <w:marBottom w:val="0"/>
      <w:divBdr>
        <w:top w:val="none" w:sz="0" w:space="0" w:color="auto"/>
        <w:left w:val="none" w:sz="0" w:space="0" w:color="auto"/>
        <w:bottom w:val="none" w:sz="0" w:space="0" w:color="auto"/>
        <w:right w:val="none" w:sz="0" w:space="0" w:color="auto"/>
      </w:divBdr>
    </w:div>
    <w:div w:id="834801622">
      <w:bodyDiv w:val="1"/>
      <w:marLeft w:val="0"/>
      <w:marRight w:val="0"/>
      <w:marTop w:val="0"/>
      <w:marBottom w:val="0"/>
      <w:divBdr>
        <w:top w:val="none" w:sz="0" w:space="0" w:color="auto"/>
        <w:left w:val="none" w:sz="0" w:space="0" w:color="auto"/>
        <w:bottom w:val="none" w:sz="0" w:space="0" w:color="auto"/>
        <w:right w:val="none" w:sz="0" w:space="0" w:color="auto"/>
      </w:divBdr>
    </w:div>
    <w:div w:id="843278079">
      <w:bodyDiv w:val="1"/>
      <w:marLeft w:val="0"/>
      <w:marRight w:val="0"/>
      <w:marTop w:val="0"/>
      <w:marBottom w:val="0"/>
      <w:divBdr>
        <w:top w:val="none" w:sz="0" w:space="0" w:color="auto"/>
        <w:left w:val="none" w:sz="0" w:space="0" w:color="auto"/>
        <w:bottom w:val="none" w:sz="0" w:space="0" w:color="auto"/>
        <w:right w:val="none" w:sz="0" w:space="0" w:color="auto"/>
      </w:divBdr>
    </w:div>
    <w:div w:id="852721185">
      <w:bodyDiv w:val="1"/>
      <w:marLeft w:val="0"/>
      <w:marRight w:val="0"/>
      <w:marTop w:val="0"/>
      <w:marBottom w:val="0"/>
      <w:divBdr>
        <w:top w:val="none" w:sz="0" w:space="0" w:color="auto"/>
        <w:left w:val="none" w:sz="0" w:space="0" w:color="auto"/>
        <w:bottom w:val="none" w:sz="0" w:space="0" w:color="auto"/>
        <w:right w:val="none" w:sz="0" w:space="0" w:color="auto"/>
      </w:divBdr>
    </w:div>
    <w:div w:id="865025059">
      <w:bodyDiv w:val="1"/>
      <w:marLeft w:val="0"/>
      <w:marRight w:val="0"/>
      <w:marTop w:val="0"/>
      <w:marBottom w:val="0"/>
      <w:divBdr>
        <w:top w:val="none" w:sz="0" w:space="0" w:color="auto"/>
        <w:left w:val="none" w:sz="0" w:space="0" w:color="auto"/>
        <w:bottom w:val="none" w:sz="0" w:space="0" w:color="auto"/>
        <w:right w:val="none" w:sz="0" w:space="0" w:color="auto"/>
      </w:divBdr>
    </w:div>
    <w:div w:id="908004192">
      <w:bodyDiv w:val="1"/>
      <w:marLeft w:val="0"/>
      <w:marRight w:val="0"/>
      <w:marTop w:val="0"/>
      <w:marBottom w:val="0"/>
      <w:divBdr>
        <w:top w:val="none" w:sz="0" w:space="0" w:color="auto"/>
        <w:left w:val="none" w:sz="0" w:space="0" w:color="auto"/>
        <w:bottom w:val="none" w:sz="0" w:space="0" w:color="auto"/>
        <w:right w:val="none" w:sz="0" w:space="0" w:color="auto"/>
      </w:divBdr>
    </w:div>
    <w:div w:id="914512308">
      <w:bodyDiv w:val="1"/>
      <w:marLeft w:val="0"/>
      <w:marRight w:val="0"/>
      <w:marTop w:val="0"/>
      <w:marBottom w:val="0"/>
      <w:divBdr>
        <w:top w:val="none" w:sz="0" w:space="0" w:color="auto"/>
        <w:left w:val="none" w:sz="0" w:space="0" w:color="auto"/>
        <w:bottom w:val="none" w:sz="0" w:space="0" w:color="auto"/>
        <w:right w:val="none" w:sz="0" w:space="0" w:color="auto"/>
      </w:divBdr>
    </w:div>
    <w:div w:id="990525169">
      <w:bodyDiv w:val="1"/>
      <w:marLeft w:val="0"/>
      <w:marRight w:val="0"/>
      <w:marTop w:val="0"/>
      <w:marBottom w:val="0"/>
      <w:divBdr>
        <w:top w:val="none" w:sz="0" w:space="0" w:color="auto"/>
        <w:left w:val="none" w:sz="0" w:space="0" w:color="auto"/>
        <w:bottom w:val="none" w:sz="0" w:space="0" w:color="auto"/>
        <w:right w:val="none" w:sz="0" w:space="0" w:color="auto"/>
      </w:divBdr>
    </w:div>
    <w:div w:id="1006833437">
      <w:bodyDiv w:val="1"/>
      <w:marLeft w:val="0"/>
      <w:marRight w:val="0"/>
      <w:marTop w:val="0"/>
      <w:marBottom w:val="0"/>
      <w:divBdr>
        <w:top w:val="none" w:sz="0" w:space="0" w:color="auto"/>
        <w:left w:val="none" w:sz="0" w:space="0" w:color="auto"/>
        <w:bottom w:val="none" w:sz="0" w:space="0" w:color="auto"/>
        <w:right w:val="none" w:sz="0" w:space="0" w:color="auto"/>
      </w:divBdr>
    </w:div>
    <w:div w:id="1007320798">
      <w:bodyDiv w:val="1"/>
      <w:marLeft w:val="0"/>
      <w:marRight w:val="0"/>
      <w:marTop w:val="0"/>
      <w:marBottom w:val="0"/>
      <w:divBdr>
        <w:top w:val="none" w:sz="0" w:space="0" w:color="auto"/>
        <w:left w:val="none" w:sz="0" w:space="0" w:color="auto"/>
        <w:bottom w:val="none" w:sz="0" w:space="0" w:color="auto"/>
        <w:right w:val="none" w:sz="0" w:space="0" w:color="auto"/>
      </w:divBdr>
    </w:div>
    <w:div w:id="1046220353">
      <w:bodyDiv w:val="1"/>
      <w:marLeft w:val="0"/>
      <w:marRight w:val="0"/>
      <w:marTop w:val="0"/>
      <w:marBottom w:val="0"/>
      <w:divBdr>
        <w:top w:val="none" w:sz="0" w:space="0" w:color="auto"/>
        <w:left w:val="none" w:sz="0" w:space="0" w:color="auto"/>
        <w:bottom w:val="none" w:sz="0" w:space="0" w:color="auto"/>
        <w:right w:val="none" w:sz="0" w:space="0" w:color="auto"/>
      </w:divBdr>
      <w:divsChild>
        <w:div w:id="1703238467">
          <w:marLeft w:val="0"/>
          <w:marRight w:val="0"/>
          <w:marTop w:val="0"/>
          <w:marBottom w:val="0"/>
          <w:divBdr>
            <w:top w:val="none" w:sz="0" w:space="0" w:color="auto"/>
            <w:left w:val="none" w:sz="0" w:space="0" w:color="auto"/>
            <w:bottom w:val="none" w:sz="0" w:space="0" w:color="auto"/>
            <w:right w:val="none" w:sz="0" w:space="0" w:color="auto"/>
          </w:divBdr>
        </w:div>
      </w:divsChild>
    </w:div>
    <w:div w:id="1052073086">
      <w:bodyDiv w:val="1"/>
      <w:marLeft w:val="0"/>
      <w:marRight w:val="0"/>
      <w:marTop w:val="0"/>
      <w:marBottom w:val="0"/>
      <w:divBdr>
        <w:top w:val="none" w:sz="0" w:space="0" w:color="auto"/>
        <w:left w:val="none" w:sz="0" w:space="0" w:color="auto"/>
        <w:bottom w:val="none" w:sz="0" w:space="0" w:color="auto"/>
        <w:right w:val="none" w:sz="0" w:space="0" w:color="auto"/>
      </w:divBdr>
      <w:divsChild>
        <w:div w:id="722868203">
          <w:marLeft w:val="0"/>
          <w:marRight w:val="0"/>
          <w:marTop w:val="0"/>
          <w:marBottom w:val="0"/>
          <w:divBdr>
            <w:top w:val="none" w:sz="0" w:space="0" w:color="auto"/>
            <w:left w:val="none" w:sz="0" w:space="0" w:color="auto"/>
            <w:bottom w:val="none" w:sz="0" w:space="0" w:color="auto"/>
            <w:right w:val="none" w:sz="0" w:space="0" w:color="auto"/>
          </w:divBdr>
          <w:divsChild>
            <w:div w:id="1387335248">
              <w:marLeft w:val="240"/>
              <w:marRight w:val="0"/>
              <w:marTop w:val="0"/>
              <w:marBottom w:val="0"/>
              <w:divBdr>
                <w:top w:val="none" w:sz="0" w:space="0" w:color="auto"/>
                <w:left w:val="none" w:sz="0" w:space="0" w:color="auto"/>
                <w:bottom w:val="none" w:sz="0" w:space="0" w:color="auto"/>
                <w:right w:val="none" w:sz="0" w:space="0" w:color="auto"/>
              </w:divBdr>
            </w:div>
          </w:divsChild>
        </w:div>
        <w:div w:id="733085714">
          <w:marLeft w:val="0"/>
          <w:marRight w:val="0"/>
          <w:marTop w:val="0"/>
          <w:marBottom w:val="0"/>
          <w:divBdr>
            <w:top w:val="none" w:sz="0" w:space="0" w:color="auto"/>
            <w:left w:val="none" w:sz="0" w:space="0" w:color="auto"/>
            <w:bottom w:val="none" w:sz="0" w:space="0" w:color="auto"/>
            <w:right w:val="none" w:sz="0" w:space="0" w:color="auto"/>
          </w:divBdr>
        </w:div>
        <w:div w:id="1011182486">
          <w:marLeft w:val="0"/>
          <w:marRight w:val="0"/>
          <w:marTop w:val="0"/>
          <w:marBottom w:val="0"/>
          <w:divBdr>
            <w:top w:val="none" w:sz="0" w:space="0" w:color="auto"/>
            <w:left w:val="none" w:sz="0" w:space="0" w:color="auto"/>
            <w:bottom w:val="none" w:sz="0" w:space="0" w:color="auto"/>
            <w:right w:val="none" w:sz="0" w:space="0" w:color="auto"/>
          </w:divBdr>
          <w:divsChild>
            <w:div w:id="6913459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3380605">
      <w:bodyDiv w:val="1"/>
      <w:marLeft w:val="0"/>
      <w:marRight w:val="0"/>
      <w:marTop w:val="0"/>
      <w:marBottom w:val="0"/>
      <w:divBdr>
        <w:top w:val="none" w:sz="0" w:space="0" w:color="auto"/>
        <w:left w:val="none" w:sz="0" w:space="0" w:color="auto"/>
        <w:bottom w:val="none" w:sz="0" w:space="0" w:color="auto"/>
        <w:right w:val="none" w:sz="0" w:space="0" w:color="auto"/>
      </w:divBdr>
    </w:div>
    <w:div w:id="1174221956">
      <w:bodyDiv w:val="1"/>
      <w:marLeft w:val="0"/>
      <w:marRight w:val="0"/>
      <w:marTop w:val="0"/>
      <w:marBottom w:val="0"/>
      <w:divBdr>
        <w:top w:val="none" w:sz="0" w:space="0" w:color="auto"/>
        <w:left w:val="none" w:sz="0" w:space="0" w:color="auto"/>
        <w:bottom w:val="none" w:sz="0" w:space="0" w:color="auto"/>
        <w:right w:val="none" w:sz="0" w:space="0" w:color="auto"/>
      </w:divBdr>
    </w:div>
    <w:div w:id="1193231708">
      <w:bodyDiv w:val="1"/>
      <w:marLeft w:val="0"/>
      <w:marRight w:val="0"/>
      <w:marTop w:val="0"/>
      <w:marBottom w:val="0"/>
      <w:divBdr>
        <w:top w:val="none" w:sz="0" w:space="0" w:color="auto"/>
        <w:left w:val="none" w:sz="0" w:space="0" w:color="auto"/>
        <w:bottom w:val="none" w:sz="0" w:space="0" w:color="auto"/>
        <w:right w:val="none" w:sz="0" w:space="0" w:color="auto"/>
      </w:divBdr>
    </w:div>
    <w:div w:id="1193684649">
      <w:bodyDiv w:val="1"/>
      <w:marLeft w:val="0"/>
      <w:marRight w:val="0"/>
      <w:marTop w:val="0"/>
      <w:marBottom w:val="0"/>
      <w:divBdr>
        <w:top w:val="none" w:sz="0" w:space="0" w:color="auto"/>
        <w:left w:val="none" w:sz="0" w:space="0" w:color="auto"/>
        <w:bottom w:val="none" w:sz="0" w:space="0" w:color="auto"/>
        <w:right w:val="none" w:sz="0" w:space="0" w:color="auto"/>
      </w:divBdr>
    </w:div>
    <w:div w:id="1206602184">
      <w:bodyDiv w:val="1"/>
      <w:marLeft w:val="0"/>
      <w:marRight w:val="0"/>
      <w:marTop w:val="0"/>
      <w:marBottom w:val="0"/>
      <w:divBdr>
        <w:top w:val="none" w:sz="0" w:space="0" w:color="auto"/>
        <w:left w:val="none" w:sz="0" w:space="0" w:color="auto"/>
        <w:bottom w:val="none" w:sz="0" w:space="0" w:color="auto"/>
        <w:right w:val="none" w:sz="0" w:space="0" w:color="auto"/>
      </w:divBdr>
    </w:div>
    <w:div w:id="1217351257">
      <w:bodyDiv w:val="1"/>
      <w:marLeft w:val="0"/>
      <w:marRight w:val="0"/>
      <w:marTop w:val="0"/>
      <w:marBottom w:val="0"/>
      <w:divBdr>
        <w:top w:val="none" w:sz="0" w:space="0" w:color="auto"/>
        <w:left w:val="none" w:sz="0" w:space="0" w:color="auto"/>
        <w:bottom w:val="none" w:sz="0" w:space="0" w:color="auto"/>
        <w:right w:val="none" w:sz="0" w:space="0" w:color="auto"/>
      </w:divBdr>
    </w:div>
    <w:div w:id="1253127826">
      <w:bodyDiv w:val="1"/>
      <w:marLeft w:val="0"/>
      <w:marRight w:val="0"/>
      <w:marTop w:val="0"/>
      <w:marBottom w:val="0"/>
      <w:divBdr>
        <w:top w:val="none" w:sz="0" w:space="0" w:color="auto"/>
        <w:left w:val="none" w:sz="0" w:space="0" w:color="auto"/>
        <w:bottom w:val="none" w:sz="0" w:space="0" w:color="auto"/>
        <w:right w:val="none" w:sz="0" w:space="0" w:color="auto"/>
      </w:divBdr>
    </w:div>
    <w:div w:id="1273631049">
      <w:bodyDiv w:val="1"/>
      <w:marLeft w:val="0"/>
      <w:marRight w:val="0"/>
      <w:marTop w:val="0"/>
      <w:marBottom w:val="0"/>
      <w:divBdr>
        <w:top w:val="none" w:sz="0" w:space="0" w:color="auto"/>
        <w:left w:val="none" w:sz="0" w:space="0" w:color="auto"/>
        <w:bottom w:val="none" w:sz="0" w:space="0" w:color="auto"/>
        <w:right w:val="none" w:sz="0" w:space="0" w:color="auto"/>
      </w:divBdr>
    </w:div>
    <w:div w:id="1292906227">
      <w:bodyDiv w:val="1"/>
      <w:marLeft w:val="0"/>
      <w:marRight w:val="0"/>
      <w:marTop w:val="0"/>
      <w:marBottom w:val="0"/>
      <w:divBdr>
        <w:top w:val="none" w:sz="0" w:space="0" w:color="auto"/>
        <w:left w:val="none" w:sz="0" w:space="0" w:color="auto"/>
        <w:bottom w:val="none" w:sz="0" w:space="0" w:color="auto"/>
        <w:right w:val="none" w:sz="0" w:space="0" w:color="auto"/>
      </w:divBdr>
    </w:div>
    <w:div w:id="1304500323">
      <w:bodyDiv w:val="1"/>
      <w:marLeft w:val="0"/>
      <w:marRight w:val="0"/>
      <w:marTop w:val="0"/>
      <w:marBottom w:val="0"/>
      <w:divBdr>
        <w:top w:val="none" w:sz="0" w:space="0" w:color="auto"/>
        <w:left w:val="none" w:sz="0" w:space="0" w:color="auto"/>
        <w:bottom w:val="none" w:sz="0" w:space="0" w:color="auto"/>
        <w:right w:val="none" w:sz="0" w:space="0" w:color="auto"/>
      </w:divBdr>
    </w:div>
    <w:div w:id="1316060712">
      <w:bodyDiv w:val="1"/>
      <w:marLeft w:val="0"/>
      <w:marRight w:val="0"/>
      <w:marTop w:val="0"/>
      <w:marBottom w:val="0"/>
      <w:divBdr>
        <w:top w:val="none" w:sz="0" w:space="0" w:color="auto"/>
        <w:left w:val="none" w:sz="0" w:space="0" w:color="auto"/>
        <w:bottom w:val="none" w:sz="0" w:space="0" w:color="auto"/>
        <w:right w:val="none" w:sz="0" w:space="0" w:color="auto"/>
      </w:divBdr>
    </w:div>
    <w:div w:id="1342898726">
      <w:bodyDiv w:val="1"/>
      <w:marLeft w:val="0"/>
      <w:marRight w:val="0"/>
      <w:marTop w:val="0"/>
      <w:marBottom w:val="0"/>
      <w:divBdr>
        <w:top w:val="none" w:sz="0" w:space="0" w:color="auto"/>
        <w:left w:val="none" w:sz="0" w:space="0" w:color="auto"/>
        <w:bottom w:val="none" w:sz="0" w:space="0" w:color="auto"/>
        <w:right w:val="none" w:sz="0" w:space="0" w:color="auto"/>
      </w:divBdr>
    </w:div>
    <w:div w:id="1351832389">
      <w:bodyDiv w:val="1"/>
      <w:marLeft w:val="0"/>
      <w:marRight w:val="0"/>
      <w:marTop w:val="0"/>
      <w:marBottom w:val="0"/>
      <w:divBdr>
        <w:top w:val="none" w:sz="0" w:space="0" w:color="auto"/>
        <w:left w:val="none" w:sz="0" w:space="0" w:color="auto"/>
        <w:bottom w:val="none" w:sz="0" w:space="0" w:color="auto"/>
        <w:right w:val="none" w:sz="0" w:space="0" w:color="auto"/>
      </w:divBdr>
    </w:div>
    <w:div w:id="1367095526">
      <w:bodyDiv w:val="1"/>
      <w:marLeft w:val="0"/>
      <w:marRight w:val="0"/>
      <w:marTop w:val="0"/>
      <w:marBottom w:val="0"/>
      <w:divBdr>
        <w:top w:val="none" w:sz="0" w:space="0" w:color="auto"/>
        <w:left w:val="none" w:sz="0" w:space="0" w:color="auto"/>
        <w:bottom w:val="none" w:sz="0" w:space="0" w:color="auto"/>
        <w:right w:val="none" w:sz="0" w:space="0" w:color="auto"/>
      </w:divBdr>
    </w:div>
    <w:div w:id="1383751550">
      <w:bodyDiv w:val="1"/>
      <w:marLeft w:val="0"/>
      <w:marRight w:val="0"/>
      <w:marTop w:val="0"/>
      <w:marBottom w:val="0"/>
      <w:divBdr>
        <w:top w:val="none" w:sz="0" w:space="0" w:color="auto"/>
        <w:left w:val="none" w:sz="0" w:space="0" w:color="auto"/>
        <w:bottom w:val="none" w:sz="0" w:space="0" w:color="auto"/>
        <w:right w:val="none" w:sz="0" w:space="0" w:color="auto"/>
      </w:divBdr>
      <w:divsChild>
        <w:div w:id="119568481">
          <w:marLeft w:val="0"/>
          <w:marRight w:val="0"/>
          <w:marTop w:val="0"/>
          <w:marBottom w:val="0"/>
          <w:divBdr>
            <w:top w:val="none" w:sz="0" w:space="0" w:color="auto"/>
            <w:left w:val="none" w:sz="0" w:space="0" w:color="auto"/>
            <w:bottom w:val="none" w:sz="0" w:space="0" w:color="auto"/>
            <w:right w:val="none" w:sz="0" w:space="0" w:color="auto"/>
          </w:divBdr>
        </w:div>
        <w:div w:id="935750632">
          <w:marLeft w:val="0"/>
          <w:marRight w:val="0"/>
          <w:marTop w:val="0"/>
          <w:marBottom w:val="0"/>
          <w:divBdr>
            <w:top w:val="single" w:sz="2" w:space="0" w:color="E3E3E3"/>
            <w:left w:val="single" w:sz="2" w:space="0" w:color="E3E3E3"/>
            <w:bottom w:val="single" w:sz="2" w:space="0" w:color="E3E3E3"/>
            <w:right w:val="single" w:sz="2" w:space="0" w:color="E3E3E3"/>
          </w:divBdr>
          <w:divsChild>
            <w:div w:id="2007855640">
              <w:marLeft w:val="0"/>
              <w:marRight w:val="0"/>
              <w:marTop w:val="0"/>
              <w:marBottom w:val="0"/>
              <w:divBdr>
                <w:top w:val="single" w:sz="2" w:space="0" w:color="E3E3E3"/>
                <w:left w:val="single" w:sz="2" w:space="0" w:color="E3E3E3"/>
                <w:bottom w:val="single" w:sz="2" w:space="0" w:color="E3E3E3"/>
                <w:right w:val="single" w:sz="2" w:space="0" w:color="E3E3E3"/>
              </w:divBdr>
              <w:divsChild>
                <w:div w:id="1849174512">
                  <w:marLeft w:val="0"/>
                  <w:marRight w:val="0"/>
                  <w:marTop w:val="0"/>
                  <w:marBottom w:val="0"/>
                  <w:divBdr>
                    <w:top w:val="single" w:sz="2" w:space="0" w:color="E3E3E3"/>
                    <w:left w:val="single" w:sz="2" w:space="0" w:color="E3E3E3"/>
                    <w:bottom w:val="single" w:sz="2" w:space="0" w:color="E3E3E3"/>
                    <w:right w:val="single" w:sz="2" w:space="0" w:color="E3E3E3"/>
                  </w:divBdr>
                  <w:divsChild>
                    <w:div w:id="963927146">
                      <w:marLeft w:val="0"/>
                      <w:marRight w:val="0"/>
                      <w:marTop w:val="0"/>
                      <w:marBottom w:val="0"/>
                      <w:divBdr>
                        <w:top w:val="single" w:sz="2" w:space="0" w:color="E3E3E3"/>
                        <w:left w:val="single" w:sz="2" w:space="0" w:color="E3E3E3"/>
                        <w:bottom w:val="single" w:sz="2" w:space="0" w:color="E3E3E3"/>
                        <w:right w:val="single" w:sz="2" w:space="0" w:color="E3E3E3"/>
                      </w:divBdr>
                      <w:divsChild>
                        <w:div w:id="1153571726">
                          <w:marLeft w:val="0"/>
                          <w:marRight w:val="0"/>
                          <w:marTop w:val="0"/>
                          <w:marBottom w:val="0"/>
                          <w:divBdr>
                            <w:top w:val="single" w:sz="2" w:space="0" w:color="E3E3E3"/>
                            <w:left w:val="single" w:sz="2" w:space="0" w:color="E3E3E3"/>
                            <w:bottom w:val="single" w:sz="2" w:space="0" w:color="E3E3E3"/>
                            <w:right w:val="single" w:sz="2" w:space="0" w:color="E3E3E3"/>
                          </w:divBdr>
                          <w:divsChild>
                            <w:div w:id="2093772472">
                              <w:marLeft w:val="0"/>
                              <w:marRight w:val="0"/>
                              <w:marTop w:val="100"/>
                              <w:marBottom w:val="100"/>
                              <w:divBdr>
                                <w:top w:val="single" w:sz="2" w:space="0" w:color="E3E3E3"/>
                                <w:left w:val="single" w:sz="2" w:space="0" w:color="E3E3E3"/>
                                <w:bottom w:val="single" w:sz="2" w:space="0" w:color="E3E3E3"/>
                                <w:right w:val="single" w:sz="2" w:space="0" w:color="E3E3E3"/>
                              </w:divBdr>
                              <w:divsChild>
                                <w:div w:id="912668756">
                                  <w:marLeft w:val="0"/>
                                  <w:marRight w:val="0"/>
                                  <w:marTop w:val="0"/>
                                  <w:marBottom w:val="0"/>
                                  <w:divBdr>
                                    <w:top w:val="single" w:sz="2" w:space="0" w:color="E3E3E3"/>
                                    <w:left w:val="single" w:sz="2" w:space="0" w:color="E3E3E3"/>
                                    <w:bottom w:val="single" w:sz="2" w:space="0" w:color="E3E3E3"/>
                                    <w:right w:val="single" w:sz="2" w:space="0" w:color="E3E3E3"/>
                                  </w:divBdr>
                                  <w:divsChild>
                                    <w:div w:id="407308410">
                                      <w:marLeft w:val="0"/>
                                      <w:marRight w:val="0"/>
                                      <w:marTop w:val="0"/>
                                      <w:marBottom w:val="0"/>
                                      <w:divBdr>
                                        <w:top w:val="single" w:sz="2" w:space="0" w:color="E3E3E3"/>
                                        <w:left w:val="single" w:sz="2" w:space="0" w:color="E3E3E3"/>
                                        <w:bottom w:val="single" w:sz="2" w:space="0" w:color="E3E3E3"/>
                                        <w:right w:val="single" w:sz="2" w:space="0" w:color="E3E3E3"/>
                                      </w:divBdr>
                                      <w:divsChild>
                                        <w:div w:id="282418406">
                                          <w:marLeft w:val="0"/>
                                          <w:marRight w:val="0"/>
                                          <w:marTop w:val="0"/>
                                          <w:marBottom w:val="0"/>
                                          <w:divBdr>
                                            <w:top w:val="single" w:sz="2" w:space="0" w:color="E3E3E3"/>
                                            <w:left w:val="single" w:sz="2" w:space="0" w:color="E3E3E3"/>
                                            <w:bottom w:val="single" w:sz="2" w:space="0" w:color="E3E3E3"/>
                                            <w:right w:val="single" w:sz="2" w:space="0" w:color="E3E3E3"/>
                                          </w:divBdr>
                                          <w:divsChild>
                                            <w:div w:id="1393845839">
                                              <w:marLeft w:val="0"/>
                                              <w:marRight w:val="0"/>
                                              <w:marTop w:val="0"/>
                                              <w:marBottom w:val="0"/>
                                              <w:divBdr>
                                                <w:top w:val="single" w:sz="2" w:space="0" w:color="E3E3E3"/>
                                                <w:left w:val="single" w:sz="2" w:space="0" w:color="E3E3E3"/>
                                                <w:bottom w:val="single" w:sz="2" w:space="0" w:color="E3E3E3"/>
                                                <w:right w:val="single" w:sz="2" w:space="0" w:color="E3E3E3"/>
                                              </w:divBdr>
                                              <w:divsChild>
                                                <w:div w:id="952706790">
                                                  <w:marLeft w:val="0"/>
                                                  <w:marRight w:val="0"/>
                                                  <w:marTop w:val="0"/>
                                                  <w:marBottom w:val="0"/>
                                                  <w:divBdr>
                                                    <w:top w:val="single" w:sz="2" w:space="0" w:color="E3E3E3"/>
                                                    <w:left w:val="single" w:sz="2" w:space="0" w:color="E3E3E3"/>
                                                    <w:bottom w:val="single" w:sz="2" w:space="0" w:color="E3E3E3"/>
                                                    <w:right w:val="single" w:sz="2" w:space="0" w:color="E3E3E3"/>
                                                  </w:divBdr>
                                                  <w:divsChild>
                                                    <w:div w:id="1647053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90691361">
      <w:bodyDiv w:val="1"/>
      <w:marLeft w:val="0"/>
      <w:marRight w:val="0"/>
      <w:marTop w:val="0"/>
      <w:marBottom w:val="0"/>
      <w:divBdr>
        <w:top w:val="none" w:sz="0" w:space="0" w:color="auto"/>
        <w:left w:val="none" w:sz="0" w:space="0" w:color="auto"/>
        <w:bottom w:val="none" w:sz="0" w:space="0" w:color="auto"/>
        <w:right w:val="none" w:sz="0" w:space="0" w:color="auto"/>
      </w:divBdr>
      <w:divsChild>
        <w:div w:id="88238666">
          <w:marLeft w:val="1080"/>
          <w:marRight w:val="0"/>
          <w:marTop w:val="100"/>
          <w:marBottom w:val="0"/>
          <w:divBdr>
            <w:top w:val="none" w:sz="0" w:space="0" w:color="auto"/>
            <w:left w:val="none" w:sz="0" w:space="0" w:color="auto"/>
            <w:bottom w:val="none" w:sz="0" w:space="0" w:color="auto"/>
            <w:right w:val="none" w:sz="0" w:space="0" w:color="auto"/>
          </w:divBdr>
        </w:div>
        <w:div w:id="284893583">
          <w:marLeft w:val="1080"/>
          <w:marRight w:val="0"/>
          <w:marTop w:val="100"/>
          <w:marBottom w:val="0"/>
          <w:divBdr>
            <w:top w:val="none" w:sz="0" w:space="0" w:color="auto"/>
            <w:left w:val="none" w:sz="0" w:space="0" w:color="auto"/>
            <w:bottom w:val="none" w:sz="0" w:space="0" w:color="auto"/>
            <w:right w:val="none" w:sz="0" w:space="0" w:color="auto"/>
          </w:divBdr>
        </w:div>
        <w:div w:id="331838984">
          <w:marLeft w:val="1080"/>
          <w:marRight w:val="0"/>
          <w:marTop w:val="100"/>
          <w:marBottom w:val="0"/>
          <w:divBdr>
            <w:top w:val="none" w:sz="0" w:space="0" w:color="auto"/>
            <w:left w:val="none" w:sz="0" w:space="0" w:color="auto"/>
            <w:bottom w:val="none" w:sz="0" w:space="0" w:color="auto"/>
            <w:right w:val="none" w:sz="0" w:space="0" w:color="auto"/>
          </w:divBdr>
        </w:div>
        <w:div w:id="383603080">
          <w:marLeft w:val="360"/>
          <w:marRight w:val="0"/>
          <w:marTop w:val="200"/>
          <w:marBottom w:val="0"/>
          <w:divBdr>
            <w:top w:val="none" w:sz="0" w:space="0" w:color="auto"/>
            <w:left w:val="none" w:sz="0" w:space="0" w:color="auto"/>
            <w:bottom w:val="none" w:sz="0" w:space="0" w:color="auto"/>
            <w:right w:val="none" w:sz="0" w:space="0" w:color="auto"/>
          </w:divBdr>
        </w:div>
        <w:div w:id="603924722">
          <w:marLeft w:val="360"/>
          <w:marRight w:val="0"/>
          <w:marTop w:val="200"/>
          <w:marBottom w:val="0"/>
          <w:divBdr>
            <w:top w:val="none" w:sz="0" w:space="0" w:color="auto"/>
            <w:left w:val="none" w:sz="0" w:space="0" w:color="auto"/>
            <w:bottom w:val="none" w:sz="0" w:space="0" w:color="auto"/>
            <w:right w:val="none" w:sz="0" w:space="0" w:color="auto"/>
          </w:divBdr>
        </w:div>
        <w:div w:id="1097487182">
          <w:marLeft w:val="360"/>
          <w:marRight w:val="0"/>
          <w:marTop w:val="200"/>
          <w:marBottom w:val="0"/>
          <w:divBdr>
            <w:top w:val="none" w:sz="0" w:space="0" w:color="auto"/>
            <w:left w:val="none" w:sz="0" w:space="0" w:color="auto"/>
            <w:bottom w:val="none" w:sz="0" w:space="0" w:color="auto"/>
            <w:right w:val="none" w:sz="0" w:space="0" w:color="auto"/>
          </w:divBdr>
        </w:div>
        <w:div w:id="1172839958">
          <w:marLeft w:val="360"/>
          <w:marRight w:val="0"/>
          <w:marTop w:val="200"/>
          <w:marBottom w:val="0"/>
          <w:divBdr>
            <w:top w:val="none" w:sz="0" w:space="0" w:color="auto"/>
            <w:left w:val="none" w:sz="0" w:space="0" w:color="auto"/>
            <w:bottom w:val="none" w:sz="0" w:space="0" w:color="auto"/>
            <w:right w:val="none" w:sz="0" w:space="0" w:color="auto"/>
          </w:divBdr>
        </w:div>
        <w:div w:id="1403797631">
          <w:marLeft w:val="1080"/>
          <w:marRight w:val="0"/>
          <w:marTop w:val="100"/>
          <w:marBottom w:val="0"/>
          <w:divBdr>
            <w:top w:val="none" w:sz="0" w:space="0" w:color="auto"/>
            <w:left w:val="none" w:sz="0" w:space="0" w:color="auto"/>
            <w:bottom w:val="none" w:sz="0" w:space="0" w:color="auto"/>
            <w:right w:val="none" w:sz="0" w:space="0" w:color="auto"/>
          </w:divBdr>
        </w:div>
        <w:div w:id="1468814143">
          <w:marLeft w:val="1080"/>
          <w:marRight w:val="0"/>
          <w:marTop w:val="100"/>
          <w:marBottom w:val="0"/>
          <w:divBdr>
            <w:top w:val="none" w:sz="0" w:space="0" w:color="auto"/>
            <w:left w:val="none" w:sz="0" w:space="0" w:color="auto"/>
            <w:bottom w:val="none" w:sz="0" w:space="0" w:color="auto"/>
            <w:right w:val="none" w:sz="0" w:space="0" w:color="auto"/>
          </w:divBdr>
        </w:div>
        <w:div w:id="1668089681">
          <w:marLeft w:val="360"/>
          <w:marRight w:val="0"/>
          <w:marTop w:val="200"/>
          <w:marBottom w:val="0"/>
          <w:divBdr>
            <w:top w:val="none" w:sz="0" w:space="0" w:color="auto"/>
            <w:left w:val="none" w:sz="0" w:space="0" w:color="auto"/>
            <w:bottom w:val="none" w:sz="0" w:space="0" w:color="auto"/>
            <w:right w:val="none" w:sz="0" w:space="0" w:color="auto"/>
          </w:divBdr>
        </w:div>
      </w:divsChild>
    </w:div>
    <w:div w:id="1418089855">
      <w:bodyDiv w:val="1"/>
      <w:marLeft w:val="0"/>
      <w:marRight w:val="0"/>
      <w:marTop w:val="0"/>
      <w:marBottom w:val="0"/>
      <w:divBdr>
        <w:top w:val="none" w:sz="0" w:space="0" w:color="auto"/>
        <w:left w:val="none" w:sz="0" w:space="0" w:color="auto"/>
        <w:bottom w:val="none" w:sz="0" w:space="0" w:color="auto"/>
        <w:right w:val="none" w:sz="0" w:space="0" w:color="auto"/>
      </w:divBdr>
    </w:div>
    <w:div w:id="1438793401">
      <w:bodyDiv w:val="1"/>
      <w:marLeft w:val="0"/>
      <w:marRight w:val="0"/>
      <w:marTop w:val="0"/>
      <w:marBottom w:val="0"/>
      <w:divBdr>
        <w:top w:val="none" w:sz="0" w:space="0" w:color="auto"/>
        <w:left w:val="none" w:sz="0" w:space="0" w:color="auto"/>
        <w:bottom w:val="none" w:sz="0" w:space="0" w:color="auto"/>
        <w:right w:val="none" w:sz="0" w:space="0" w:color="auto"/>
      </w:divBdr>
    </w:div>
    <w:div w:id="1441796938">
      <w:bodyDiv w:val="1"/>
      <w:marLeft w:val="0"/>
      <w:marRight w:val="0"/>
      <w:marTop w:val="0"/>
      <w:marBottom w:val="0"/>
      <w:divBdr>
        <w:top w:val="none" w:sz="0" w:space="0" w:color="auto"/>
        <w:left w:val="none" w:sz="0" w:space="0" w:color="auto"/>
        <w:bottom w:val="none" w:sz="0" w:space="0" w:color="auto"/>
        <w:right w:val="none" w:sz="0" w:space="0" w:color="auto"/>
      </w:divBdr>
      <w:divsChild>
        <w:div w:id="469716603">
          <w:marLeft w:val="1080"/>
          <w:marRight w:val="0"/>
          <w:marTop w:val="100"/>
          <w:marBottom w:val="0"/>
          <w:divBdr>
            <w:top w:val="none" w:sz="0" w:space="0" w:color="auto"/>
            <w:left w:val="none" w:sz="0" w:space="0" w:color="auto"/>
            <w:bottom w:val="none" w:sz="0" w:space="0" w:color="auto"/>
            <w:right w:val="none" w:sz="0" w:space="0" w:color="auto"/>
          </w:divBdr>
        </w:div>
        <w:div w:id="1277954267">
          <w:marLeft w:val="360"/>
          <w:marRight w:val="0"/>
          <w:marTop w:val="200"/>
          <w:marBottom w:val="0"/>
          <w:divBdr>
            <w:top w:val="none" w:sz="0" w:space="0" w:color="auto"/>
            <w:left w:val="none" w:sz="0" w:space="0" w:color="auto"/>
            <w:bottom w:val="none" w:sz="0" w:space="0" w:color="auto"/>
            <w:right w:val="none" w:sz="0" w:space="0" w:color="auto"/>
          </w:divBdr>
        </w:div>
      </w:divsChild>
    </w:div>
    <w:div w:id="1447853120">
      <w:bodyDiv w:val="1"/>
      <w:marLeft w:val="0"/>
      <w:marRight w:val="0"/>
      <w:marTop w:val="0"/>
      <w:marBottom w:val="0"/>
      <w:divBdr>
        <w:top w:val="none" w:sz="0" w:space="0" w:color="auto"/>
        <w:left w:val="none" w:sz="0" w:space="0" w:color="auto"/>
        <w:bottom w:val="none" w:sz="0" w:space="0" w:color="auto"/>
        <w:right w:val="none" w:sz="0" w:space="0" w:color="auto"/>
      </w:divBdr>
    </w:div>
    <w:div w:id="1454782921">
      <w:bodyDiv w:val="1"/>
      <w:marLeft w:val="0"/>
      <w:marRight w:val="0"/>
      <w:marTop w:val="0"/>
      <w:marBottom w:val="0"/>
      <w:divBdr>
        <w:top w:val="none" w:sz="0" w:space="0" w:color="auto"/>
        <w:left w:val="none" w:sz="0" w:space="0" w:color="auto"/>
        <w:bottom w:val="none" w:sz="0" w:space="0" w:color="auto"/>
        <w:right w:val="none" w:sz="0" w:space="0" w:color="auto"/>
      </w:divBdr>
      <w:divsChild>
        <w:div w:id="1309628317">
          <w:marLeft w:val="0"/>
          <w:marRight w:val="0"/>
          <w:marTop w:val="0"/>
          <w:marBottom w:val="0"/>
          <w:divBdr>
            <w:top w:val="none" w:sz="0" w:space="0" w:color="auto"/>
            <w:left w:val="single" w:sz="2" w:space="3" w:color="AAAAAA"/>
            <w:bottom w:val="single" w:sz="2" w:space="3" w:color="AAAAAA"/>
            <w:right w:val="single" w:sz="2" w:space="3" w:color="AAAAAA"/>
          </w:divBdr>
        </w:div>
      </w:divsChild>
    </w:div>
    <w:div w:id="1464225473">
      <w:bodyDiv w:val="1"/>
      <w:marLeft w:val="0"/>
      <w:marRight w:val="0"/>
      <w:marTop w:val="0"/>
      <w:marBottom w:val="0"/>
      <w:divBdr>
        <w:top w:val="none" w:sz="0" w:space="0" w:color="auto"/>
        <w:left w:val="none" w:sz="0" w:space="0" w:color="auto"/>
        <w:bottom w:val="none" w:sz="0" w:space="0" w:color="auto"/>
        <w:right w:val="none" w:sz="0" w:space="0" w:color="auto"/>
      </w:divBdr>
    </w:div>
    <w:div w:id="1506170156">
      <w:bodyDiv w:val="1"/>
      <w:marLeft w:val="0"/>
      <w:marRight w:val="0"/>
      <w:marTop w:val="0"/>
      <w:marBottom w:val="0"/>
      <w:divBdr>
        <w:top w:val="none" w:sz="0" w:space="0" w:color="auto"/>
        <w:left w:val="none" w:sz="0" w:space="0" w:color="auto"/>
        <w:bottom w:val="none" w:sz="0" w:space="0" w:color="auto"/>
        <w:right w:val="none" w:sz="0" w:space="0" w:color="auto"/>
      </w:divBdr>
    </w:div>
    <w:div w:id="1541866139">
      <w:bodyDiv w:val="1"/>
      <w:marLeft w:val="0"/>
      <w:marRight w:val="0"/>
      <w:marTop w:val="0"/>
      <w:marBottom w:val="0"/>
      <w:divBdr>
        <w:top w:val="none" w:sz="0" w:space="0" w:color="auto"/>
        <w:left w:val="none" w:sz="0" w:space="0" w:color="auto"/>
        <w:bottom w:val="none" w:sz="0" w:space="0" w:color="auto"/>
        <w:right w:val="none" w:sz="0" w:space="0" w:color="auto"/>
      </w:divBdr>
      <w:divsChild>
        <w:div w:id="98375597">
          <w:marLeft w:val="0"/>
          <w:marRight w:val="0"/>
          <w:marTop w:val="0"/>
          <w:marBottom w:val="0"/>
          <w:divBdr>
            <w:top w:val="none" w:sz="0" w:space="0" w:color="auto"/>
            <w:left w:val="none" w:sz="0" w:space="0" w:color="auto"/>
            <w:bottom w:val="none" w:sz="0" w:space="0" w:color="auto"/>
            <w:right w:val="none" w:sz="0" w:space="0" w:color="auto"/>
          </w:divBdr>
        </w:div>
        <w:div w:id="730612560">
          <w:marLeft w:val="0"/>
          <w:marRight w:val="0"/>
          <w:marTop w:val="0"/>
          <w:marBottom w:val="0"/>
          <w:divBdr>
            <w:top w:val="single" w:sz="2" w:space="0" w:color="E3E3E3"/>
            <w:left w:val="single" w:sz="2" w:space="0" w:color="E3E3E3"/>
            <w:bottom w:val="single" w:sz="2" w:space="0" w:color="E3E3E3"/>
            <w:right w:val="single" w:sz="2" w:space="0" w:color="E3E3E3"/>
          </w:divBdr>
          <w:divsChild>
            <w:div w:id="2028872207">
              <w:marLeft w:val="0"/>
              <w:marRight w:val="0"/>
              <w:marTop w:val="0"/>
              <w:marBottom w:val="0"/>
              <w:divBdr>
                <w:top w:val="single" w:sz="2" w:space="0" w:color="E3E3E3"/>
                <w:left w:val="single" w:sz="2" w:space="0" w:color="E3E3E3"/>
                <w:bottom w:val="single" w:sz="2" w:space="0" w:color="E3E3E3"/>
                <w:right w:val="single" w:sz="2" w:space="0" w:color="E3E3E3"/>
              </w:divBdr>
              <w:divsChild>
                <w:div w:id="2012827763">
                  <w:marLeft w:val="0"/>
                  <w:marRight w:val="0"/>
                  <w:marTop w:val="0"/>
                  <w:marBottom w:val="0"/>
                  <w:divBdr>
                    <w:top w:val="single" w:sz="2" w:space="0" w:color="E3E3E3"/>
                    <w:left w:val="single" w:sz="2" w:space="0" w:color="E3E3E3"/>
                    <w:bottom w:val="single" w:sz="2" w:space="0" w:color="E3E3E3"/>
                    <w:right w:val="single" w:sz="2" w:space="0" w:color="E3E3E3"/>
                  </w:divBdr>
                  <w:divsChild>
                    <w:div w:id="31224486">
                      <w:marLeft w:val="0"/>
                      <w:marRight w:val="0"/>
                      <w:marTop w:val="0"/>
                      <w:marBottom w:val="0"/>
                      <w:divBdr>
                        <w:top w:val="single" w:sz="2" w:space="0" w:color="E3E3E3"/>
                        <w:left w:val="single" w:sz="2" w:space="0" w:color="E3E3E3"/>
                        <w:bottom w:val="single" w:sz="2" w:space="0" w:color="E3E3E3"/>
                        <w:right w:val="single" w:sz="2" w:space="0" w:color="E3E3E3"/>
                      </w:divBdr>
                      <w:divsChild>
                        <w:div w:id="2070032217">
                          <w:marLeft w:val="0"/>
                          <w:marRight w:val="0"/>
                          <w:marTop w:val="0"/>
                          <w:marBottom w:val="0"/>
                          <w:divBdr>
                            <w:top w:val="single" w:sz="2" w:space="0" w:color="E3E3E3"/>
                            <w:left w:val="single" w:sz="2" w:space="0" w:color="E3E3E3"/>
                            <w:bottom w:val="single" w:sz="2" w:space="0" w:color="E3E3E3"/>
                            <w:right w:val="single" w:sz="2" w:space="0" w:color="E3E3E3"/>
                          </w:divBdr>
                          <w:divsChild>
                            <w:div w:id="1743021503">
                              <w:marLeft w:val="0"/>
                              <w:marRight w:val="0"/>
                              <w:marTop w:val="100"/>
                              <w:marBottom w:val="100"/>
                              <w:divBdr>
                                <w:top w:val="single" w:sz="2" w:space="0" w:color="E3E3E3"/>
                                <w:left w:val="single" w:sz="2" w:space="0" w:color="E3E3E3"/>
                                <w:bottom w:val="single" w:sz="2" w:space="0" w:color="E3E3E3"/>
                                <w:right w:val="single" w:sz="2" w:space="0" w:color="E3E3E3"/>
                              </w:divBdr>
                              <w:divsChild>
                                <w:div w:id="299263129">
                                  <w:marLeft w:val="0"/>
                                  <w:marRight w:val="0"/>
                                  <w:marTop w:val="0"/>
                                  <w:marBottom w:val="0"/>
                                  <w:divBdr>
                                    <w:top w:val="single" w:sz="2" w:space="0" w:color="E3E3E3"/>
                                    <w:left w:val="single" w:sz="2" w:space="0" w:color="E3E3E3"/>
                                    <w:bottom w:val="single" w:sz="2" w:space="0" w:color="E3E3E3"/>
                                    <w:right w:val="single" w:sz="2" w:space="0" w:color="E3E3E3"/>
                                  </w:divBdr>
                                  <w:divsChild>
                                    <w:div w:id="1374963480">
                                      <w:marLeft w:val="0"/>
                                      <w:marRight w:val="0"/>
                                      <w:marTop w:val="0"/>
                                      <w:marBottom w:val="0"/>
                                      <w:divBdr>
                                        <w:top w:val="single" w:sz="2" w:space="0" w:color="E3E3E3"/>
                                        <w:left w:val="single" w:sz="2" w:space="0" w:color="E3E3E3"/>
                                        <w:bottom w:val="single" w:sz="2" w:space="0" w:color="E3E3E3"/>
                                        <w:right w:val="single" w:sz="2" w:space="0" w:color="E3E3E3"/>
                                      </w:divBdr>
                                      <w:divsChild>
                                        <w:div w:id="251663427">
                                          <w:marLeft w:val="0"/>
                                          <w:marRight w:val="0"/>
                                          <w:marTop w:val="0"/>
                                          <w:marBottom w:val="0"/>
                                          <w:divBdr>
                                            <w:top w:val="single" w:sz="2" w:space="0" w:color="E3E3E3"/>
                                            <w:left w:val="single" w:sz="2" w:space="0" w:color="E3E3E3"/>
                                            <w:bottom w:val="single" w:sz="2" w:space="0" w:color="E3E3E3"/>
                                            <w:right w:val="single" w:sz="2" w:space="0" w:color="E3E3E3"/>
                                          </w:divBdr>
                                          <w:divsChild>
                                            <w:div w:id="848445805">
                                              <w:marLeft w:val="0"/>
                                              <w:marRight w:val="0"/>
                                              <w:marTop w:val="0"/>
                                              <w:marBottom w:val="0"/>
                                              <w:divBdr>
                                                <w:top w:val="single" w:sz="2" w:space="0" w:color="E3E3E3"/>
                                                <w:left w:val="single" w:sz="2" w:space="0" w:color="E3E3E3"/>
                                                <w:bottom w:val="single" w:sz="2" w:space="0" w:color="E3E3E3"/>
                                                <w:right w:val="single" w:sz="2" w:space="0" w:color="E3E3E3"/>
                                              </w:divBdr>
                                              <w:divsChild>
                                                <w:div w:id="1086071975">
                                                  <w:marLeft w:val="0"/>
                                                  <w:marRight w:val="0"/>
                                                  <w:marTop w:val="0"/>
                                                  <w:marBottom w:val="0"/>
                                                  <w:divBdr>
                                                    <w:top w:val="single" w:sz="2" w:space="0" w:color="E3E3E3"/>
                                                    <w:left w:val="single" w:sz="2" w:space="0" w:color="E3E3E3"/>
                                                    <w:bottom w:val="single" w:sz="2" w:space="0" w:color="E3E3E3"/>
                                                    <w:right w:val="single" w:sz="2" w:space="0" w:color="E3E3E3"/>
                                                  </w:divBdr>
                                                  <w:divsChild>
                                                    <w:div w:id="545263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95360238">
      <w:bodyDiv w:val="1"/>
      <w:marLeft w:val="0"/>
      <w:marRight w:val="0"/>
      <w:marTop w:val="0"/>
      <w:marBottom w:val="0"/>
      <w:divBdr>
        <w:top w:val="none" w:sz="0" w:space="0" w:color="auto"/>
        <w:left w:val="none" w:sz="0" w:space="0" w:color="auto"/>
        <w:bottom w:val="none" w:sz="0" w:space="0" w:color="auto"/>
        <w:right w:val="none" w:sz="0" w:space="0" w:color="auto"/>
      </w:divBdr>
    </w:div>
    <w:div w:id="1607883486">
      <w:bodyDiv w:val="1"/>
      <w:marLeft w:val="0"/>
      <w:marRight w:val="0"/>
      <w:marTop w:val="0"/>
      <w:marBottom w:val="0"/>
      <w:divBdr>
        <w:top w:val="none" w:sz="0" w:space="0" w:color="auto"/>
        <w:left w:val="none" w:sz="0" w:space="0" w:color="auto"/>
        <w:bottom w:val="none" w:sz="0" w:space="0" w:color="auto"/>
        <w:right w:val="none" w:sz="0" w:space="0" w:color="auto"/>
      </w:divBdr>
    </w:div>
    <w:div w:id="1612132105">
      <w:bodyDiv w:val="1"/>
      <w:marLeft w:val="0"/>
      <w:marRight w:val="0"/>
      <w:marTop w:val="0"/>
      <w:marBottom w:val="0"/>
      <w:divBdr>
        <w:top w:val="none" w:sz="0" w:space="0" w:color="auto"/>
        <w:left w:val="none" w:sz="0" w:space="0" w:color="auto"/>
        <w:bottom w:val="none" w:sz="0" w:space="0" w:color="auto"/>
        <w:right w:val="none" w:sz="0" w:space="0" w:color="auto"/>
      </w:divBdr>
    </w:div>
    <w:div w:id="1638757233">
      <w:bodyDiv w:val="1"/>
      <w:marLeft w:val="0"/>
      <w:marRight w:val="0"/>
      <w:marTop w:val="0"/>
      <w:marBottom w:val="0"/>
      <w:divBdr>
        <w:top w:val="none" w:sz="0" w:space="0" w:color="auto"/>
        <w:left w:val="none" w:sz="0" w:space="0" w:color="auto"/>
        <w:bottom w:val="none" w:sz="0" w:space="0" w:color="auto"/>
        <w:right w:val="none" w:sz="0" w:space="0" w:color="auto"/>
      </w:divBdr>
      <w:divsChild>
        <w:div w:id="135413139">
          <w:marLeft w:val="240"/>
          <w:marRight w:val="0"/>
          <w:marTop w:val="0"/>
          <w:marBottom w:val="0"/>
          <w:divBdr>
            <w:top w:val="none" w:sz="0" w:space="0" w:color="auto"/>
            <w:left w:val="none" w:sz="0" w:space="0" w:color="auto"/>
            <w:bottom w:val="none" w:sz="0" w:space="0" w:color="auto"/>
            <w:right w:val="none" w:sz="0" w:space="0" w:color="auto"/>
          </w:divBdr>
        </w:div>
        <w:div w:id="1430198176">
          <w:marLeft w:val="240"/>
          <w:marRight w:val="0"/>
          <w:marTop w:val="0"/>
          <w:marBottom w:val="0"/>
          <w:divBdr>
            <w:top w:val="none" w:sz="0" w:space="0" w:color="auto"/>
            <w:left w:val="none" w:sz="0" w:space="0" w:color="auto"/>
            <w:bottom w:val="none" w:sz="0" w:space="0" w:color="auto"/>
            <w:right w:val="none" w:sz="0" w:space="0" w:color="auto"/>
          </w:divBdr>
        </w:div>
      </w:divsChild>
    </w:div>
    <w:div w:id="1657295137">
      <w:bodyDiv w:val="1"/>
      <w:marLeft w:val="0"/>
      <w:marRight w:val="0"/>
      <w:marTop w:val="0"/>
      <w:marBottom w:val="0"/>
      <w:divBdr>
        <w:top w:val="none" w:sz="0" w:space="0" w:color="auto"/>
        <w:left w:val="none" w:sz="0" w:space="0" w:color="auto"/>
        <w:bottom w:val="none" w:sz="0" w:space="0" w:color="auto"/>
        <w:right w:val="none" w:sz="0" w:space="0" w:color="auto"/>
      </w:divBdr>
      <w:divsChild>
        <w:div w:id="1460146266">
          <w:marLeft w:val="0"/>
          <w:marRight w:val="0"/>
          <w:marTop w:val="0"/>
          <w:marBottom w:val="0"/>
          <w:divBdr>
            <w:top w:val="none" w:sz="0" w:space="0" w:color="auto"/>
            <w:left w:val="none" w:sz="0" w:space="0" w:color="auto"/>
            <w:bottom w:val="none" w:sz="0" w:space="0" w:color="auto"/>
            <w:right w:val="none" w:sz="0" w:space="0" w:color="auto"/>
          </w:divBdr>
          <w:divsChild>
            <w:div w:id="875778650">
              <w:marLeft w:val="0"/>
              <w:marRight w:val="0"/>
              <w:marTop w:val="0"/>
              <w:marBottom w:val="0"/>
              <w:divBdr>
                <w:top w:val="none" w:sz="0" w:space="0" w:color="auto"/>
                <w:left w:val="none" w:sz="0" w:space="0" w:color="auto"/>
                <w:bottom w:val="none" w:sz="0" w:space="0" w:color="auto"/>
                <w:right w:val="none" w:sz="0" w:space="0" w:color="auto"/>
              </w:divBdr>
              <w:divsChild>
                <w:div w:id="270086749">
                  <w:marLeft w:val="0"/>
                  <w:marRight w:val="0"/>
                  <w:marTop w:val="0"/>
                  <w:marBottom w:val="0"/>
                  <w:divBdr>
                    <w:top w:val="none" w:sz="0" w:space="0" w:color="auto"/>
                    <w:left w:val="none" w:sz="0" w:space="0" w:color="auto"/>
                    <w:bottom w:val="none" w:sz="0" w:space="0" w:color="auto"/>
                    <w:right w:val="none" w:sz="0" w:space="0" w:color="auto"/>
                  </w:divBdr>
                  <w:divsChild>
                    <w:div w:id="6256282">
                      <w:marLeft w:val="0"/>
                      <w:marRight w:val="0"/>
                      <w:marTop w:val="0"/>
                      <w:marBottom w:val="0"/>
                      <w:divBdr>
                        <w:top w:val="none" w:sz="0" w:space="0" w:color="auto"/>
                        <w:left w:val="none" w:sz="0" w:space="0" w:color="auto"/>
                        <w:bottom w:val="none" w:sz="0" w:space="0" w:color="auto"/>
                        <w:right w:val="none" w:sz="0" w:space="0" w:color="auto"/>
                      </w:divBdr>
                      <w:divsChild>
                        <w:div w:id="596408462">
                          <w:marLeft w:val="0"/>
                          <w:marRight w:val="0"/>
                          <w:marTop w:val="0"/>
                          <w:marBottom w:val="0"/>
                          <w:divBdr>
                            <w:top w:val="none" w:sz="0" w:space="0" w:color="auto"/>
                            <w:left w:val="single" w:sz="2" w:space="3" w:color="AAAAAA"/>
                            <w:bottom w:val="single" w:sz="2" w:space="3" w:color="AAAAAA"/>
                            <w:right w:val="single" w:sz="2" w:space="3" w:color="AAAAAA"/>
                          </w:divBdr>
                        </w:div>
                      </w:divsChild>
                    </w:div>
                  </w:divsChild>
                </w:div>
              </w:divsChild>
            </w:div>
          </w:divsChild>
        </w:div>
      </w:divsChild>
    </w:div>
    <w:div w:id="1702627107">
      <w:bodyDiv w:val="1"/>
      <w:marLeft w:val="0"/>
      <w:marRight w:val="0"/>
      <w:marTop w:val="0"/>
      <w:marBottom w:val="0"/>
      <w:divBdr>
        <w:top w:val="none" w:sz="0" w:space="0" w:color="auto"/>
        <w:left w:val="none" w:sz="0" w:space="0" w:color="auto"/>
        <w:bottom w:val="none" w:sz="0" w:space="0" w:color="auto"/>
        <w:right w:val="none" w:sz="0" w:space="0" w:color="auto"/>
      </w:divBdr>
    </w:div>
    <w:div w:id="1738435912">
      <w:bodyDiv w:val="1"/>
      <w:marLeft w:val="0"/>
      <w:marRight w:val="0"/>
      <w:marTop w:val="0"/>
      <w:marBottom w:val="0"/>
      <w:divBdr>
        <w:top w:val="none" w:sz="0" w:space="0" w:color="auto"/>
        <w:left w:val="none" w:sz="0" w:space="0" w:color="auto"/>
        <w:bottom w:val="none" w:sz="0" w:space="0" w:color="auto"/>
        <w:right w:val="none" w:sz="0" w:space="0" w:color="auto"/>
      </w:divBdr>
    </w:div>
    <w:div w:id="1748261854">
      <w:bodyDiv w:val="1"/>
      <w:marLeft w:val="0"/>
      <w:marRight w:val="0"/>
      <w:marTop w:val="0"/>
      <w:marBottom w:val="0"/>
      <w:divBdr>
        <w:top w:val="none" w:sz="0" w:space="0" w:color="auto"/>
        <w:left w:val="none" w:sz="0" w:space="0" w:color="auto"/>
        <w:bottom w:val="none" w:sz="0" w:space="0" w:color="auto"/>
        <w:right w:val="none" w:sz="0" w:space="0" w:color="auto"/>
      </w:divBdr>
      <w:divsChild>
        <w:div w:id="985744912">
          <w:marLeft w:val="0"/>
          <w:marRight w:val="0"/>
          <w:marTop w:val="0"/>
          <w:marBottom w:val="0"/>
          <w:divBdr>
            <w:top w:val="none" w:sz="0" w:space="0" w:color="auto"/>
            <w:left w:val="none" w:sz="0" w:space="0" w:color="auto"/>
            <w:bottom w:val="none" w:sz="0" w:space="0" w:color="auto"/>
            <w:right w:val="none" w:sz="0" w:space="0" w:color="auto"/>
          </w:divBdr>
        </w:div>
        <w:div w:id="1128938542">
          <w:marLeft w:val="0"/>
          <w:marRight w:val="0"/>
          <w:marTop w:val="0"/>
          <w:marBottom w:val="0"/>
          <w:divBdr>
            <w:top w:val="none" w:sz="0" w:space="0" w:color="auto"/>
            <w:left w:val="none" w:sz="0" w:space="0" w:color="auto"/>
            <w:bottom w:val="none" w:sz="0" w:space="0" w:color="auto"/>
            <w:right w:val="none" w:sz="0" w:space="0" w:color="auto"/>
          </w:divBdr>
          <w:divsChild>
            <w:div w:id="2022201836">
              <w:marLeft w:val="240"/>
              <w:marRight w:val="0"/>
              <w:marTop w:val="0"/>
              <w:marBottom w:val="0"/>
              <w:divBdr>
                <w:top w:val="none" w:sz="0" w:space="0" w:color="auto"/>
                <w:left w:val="none" w:sz="0" w:space="0" w:color="auto"/>
                <w:bottom w:val="none" w:sz="0" w:space="0" w:color="auto"/>
                <w:right w:val="none" w:sz="0" w:space="0" w:color="auto"/>
              </w:divBdr>
            </w:div>
          </w:divsChild>
        </w:div>
        <w:div w:id="1295331488">
          <w:marLeft w:val="0"/>
          <w:marRight w:val="0"/>
          <w:marTop w:val="0"/>
          <w:marBottom w:val="0"/>
          <w:divBdr>
            <w:top w:val="none" w:sz="0" w:space="0" w:color="auto"/>
            <w:left w:val="none" w:sz="0" w:space="0" w:color="auto"/>
            <w:bottom w:val="none" w:sz="0" w:space="0" w:color="auto"/>
            <w:right w:val="none" w:sz="0" w:space="0" w:color="auto"/>
          </w:divBdr>
          <w:divsChild>
            <w:div w:id="16258917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54089437">
      <w:bodyDiv w:val="1"/>
      <w:marLeft w:val="0"/>
      <w:marRight w:val="0"/>
      <w:marTop w:val="0"/>
      <w:marBottom w:val="0"/>
      <w:divBdr>
        <w:top w:val="none" w:sz="0" w:space="0" w:color="auto"/>
        <w:left w:val="none" w:sz="0" w:space="0" w:color="auto"/>
        <w:bottom w:val="none" w:sz="0" w:space="0" w:color="auto"/>
        <w:right w:val="none" w:sz="0" w:space="0" w:color="auto"/>
      </w:divBdr>
    </w:div>
    <w:div w:id="1761483951">
      <w:bodyDiv w:val="1"/>
      <w:marLeft w:val="0"/>
      <w:marRight w:val="0"/>
      <w:marTop w:val="0"/>
      <w:marBottom w:val="0"/>
      <w:divBdr>
        <w:top w:val="none" w:sz="0" w:space="0" w:color="auto"/>
        <w:left w:val="none" w:sz="0" w:space="0" w:color="auto"/>
        <w:bottom w:val="none" w:sz="0" w:space="0" w:color="auto"/>
        <w:right w:val="none" w:sz="0" w:space="0" w:color="auto"/>
      </w:divBdr>
    </w:div>
    <w:div w:id="1762487198">
      <w:bodyDiv w:val="1"/>
      <w:marLeft w:val="0"/>
      <w:marRight w:val="0"/>
      <w:marTop w:val="0"/>
      <w:marBottom w:val="0"/>
      <w:divBdr>
        <w:top w:val="none" w:sz="0" w:space="0" w:color="auto"/>
        <w:left w:val="none" w:sz="0" w:space="0" w:color="auto"/>
        <w:bottom w:val="none" w:sz="0" w:space="0" w:color="auto"/>
        <w:right w:val="none" w:sz="0" w:space="0" w:color="auto"/>
      </w:divBdr>
    </w:div>
    <w:div w:id="1777561479">
      <w:bodyDiv w:val="1"/>
      <w:marLeft w:val="0"/>
      <w:marRight w:val="0"/>
      <w:marTop w:val="0"/>
      <w:marBottom w:val="0"/>
      <w:divBdr>
        <w:top w:val="none" w:sz="0" w:space="0" w:color="auto"/>
        <w:left w:val="none" w:sz="0" w:space="0" w:color="auto"/>
        <w:bottom w:val="none" w:sz="0" w:space="0" w:color="auto"/>
        <w:right w:val="none" w:sz="0" w:space="0" w:color="auto"/>
      </w:divBdr>
    </w:div>
    <w:div w:id="1809661618">
      <w:bodyDiv w:val="1"/>
      <w:marLeft w:val="0"/>
      <w:marRight w:val="0"/>
      <w:marTop w:val="0"/>
      <w:marBottom w:val="0"/>
      <w:divBdr>
        <w:top w:val="none" w:sz="0" w:space="0" w:color="auto"/>
        <w:left w:val="none" w:sz="0" w:space="0" w:color="auto"/>
        <w:bottom w:val="none" w:sz="0" w:space="0" w:color="auto"/>
        <w:right w:val="none" w:sz="0" w:space="0" w:color="auto"/>
      </w:divBdr>
    </w:div>
    <w:div w:id="1813674822">
      <w:bodyDiv w:val="1"/>
      <w:marLeft w:val="0"/>
      <w:marRight w:val="0"/>
      <w:marTop w:val="0"/>
      <w:marBottom w:val="0"/>
      <w:divBdr>
        <w:top w:val="none" w:sz="0" w:space="0" w:color="auto"/>
        <w:left w:val="none" w:sz="0" w:space="0" w:color="auto"/>
        <w:bottom w:val="none" w:sz="0" w:space="0" w:color="auto"/>
        <w:right w:val="none" w:sz="0" w:space="0" w:color="auto"/>
      </w:divBdr>
      <w:divsChild>
        <w:div w:id="301008005">
          <w:marLeft w:val="0"/>
          <w:marRight w:val="0"/>
          <w:marTop w:val="0"/>
          <w:marBottom w:val="0"/>
          <w:divBdr>
            <w:top w:val="none" w:sz="0" w:space="0" w:color="auto"/>
            <w:left w:val="single" w:sz="2" w:space="3" w:color="AAAAAA"/>
            <w:bottom w:val="single" w:sz="2" w:space="3" w:color="AAAAAA"/>
            <w:right w:val="single" w:sz="2" w:space="3" w:color="AAAAAA"/>
          </w:divBdr>
        </w:div>
      </w:divsChild>
    </w:div>
    <w:div w:id="1818917763">
      <w:bodyDiv w:val="1"/>
      <w:marLeft w:val="0"/>
      <w:marRight w:val="0"/>
      <w:marTop w:val="0"/>
      <w:marBottom w:val="0"/>
      <w:divBdr>
        <w:top w:val="none" w:sz="0" w:space="0" w:color="auto"/>
        <w:left w:val="none" w:sz="0" w:space="0" w:color="auto"/>
        <w:bottom w:val="none" w:sz="0" w:space="0" w:color="auto"/>
        <w:right w:val="none" w:sz="0" w:space="0" w:color="auto"/>
      </w:divBdr>
    </w:div>
    <w:div w:id="1829393520">
      <w:bodyDiv w:val="1"/>
      <w:marLeft w:val="0"/>
      <w:marRight w:val="0"/>
      <w:marTop w:val="0"/>
      <w:marBottom w:val="0"/>
      <w:divBdr>
        <w:top w:val="none" w:sz="0" w:space="0" w:color="auto"/>
        <w:left w:val="none" w:sz="0" w:space="0" w:color="auto"/>
        <w:bottom w:val="none" w:sz="0" w:space="0" w:color="auto"/>
        <w:right w:val="none" w:sz="0" w:space="0" w:color="auto"/>
      </w:divBdr>
    </w:div>
    <w:div w:id="1855076422">
      <w:bodyDiv w:val="1"/>
      <w:marLeft w:val="0"/>
      <w:marRight w:val="0"/>
      <w:marTop w:val="0"/>
      <w:marBottom w:val="0"/>
      <w:divBdr>
        <w:top w:val="none" w:sz="0" w:space="0" w:color="auto"/>
        <w:left w:val="none" w:sz="0" w:space="0" w:color="auto"/>
        <w:bottom w:val="none" w:sz="0" w:space="0" w:color="auto"/>
        <w:right w:val="none" w:sz="0" w:space="0" w:color="auto"/>
      </w:divBdr>
    </w:div>
    <w:div w:id="1890720397">
      <w:bodyDiv w:val="1"/>
      <w:marLeft w:val="0"/>
      <w:marRight w:val="0"/>
      <w:marTop w:val="0"/>
      <w:marBottom w:val="0"/>
      <w:divBdr>
        <w:top w:val="none" w:sz="0" w:space="0" w:color="auto"/>
        <w:left w:val="none" w:sz="0" w:space="0" w:color="auto"/>
        <w:bottom w:val="none" w:sz="0" w:space="0" w:color="auto"/>
        <w:right w:val="none" w:sz="0" w:space="0" w:color="auto"/>
      </w:divBdr>
    </w:div>
    <w:div w:id="1897355266">
      <w:bodyDiv w:val="1"/>
      <w:marLeft w:val="0"/>
      <w:marRight w:val="0"/>
      <w:marTop w:val="0"/>
      <w:marBottom w:val="0"/>
      <w:divBdr>
        <w:top w:val="none" w:sz="0" w:space="0" w:color="auto"/>
        <w:left w:val="none" w:sz="0" w:space="0" w:color="auto"/>
        <w:bottom w:val="none" w:sz="0" w:space="0" w:color="auto"/>
        <w:right w:val="none" w:sz="0" w:space="0" w:color="auto"/>
      </w:divBdr>
      <w:divsChild>
        <w:div w:id="1245258505">
          <w:marLeft w:val="0"/>
          <w:marRight w:val="0"/>
          <w:marTop w:val="0"/>
          <w:marBottom w:val="0"/>
          <w:divBdr>
            <w:top w:val="single" w:sz="2" w:space="0" w:color="E3E3E3"/>
            <w:left w:val="single" w:sz="2" w:space="0" w:color="E3E3E3"/>
            <w:bottom w:val="single" w:sz="2" w:space="0" w:color="E3E3E3"/>
            <w:right w:val="single" w:sz="2" w:space="0" w:color="E3E3E3"/>
          </w:divBdr>
          <w:divsChild>
            <w:div w:id="904293239">
              <w:marLeft w:val="0"/>
              <w:marRight w:val="0"/>
              <w:marTop w:val="0"/>
              <w:marBottom w:val="0"/>
              <w:divBdr>
                <w:top w:val="single" w:sz="2" w:space="0" w:color="E3E3E3"/>
                <w:left w:val="single" w:sz="2" w:space="0" w:color="E3E3E3"/>
                <w:bottom w:val="single" w:sz="2" w:space="0" w:color="E3E3E3"/>
                <w:right w:val="single" w:sz="2" w:space="0" w:color="E3E3E3"/>
              </w:divBdr>
              <w:divsChild>
                <w:div w:id="896669075">
                  <w:marLeft w:val="0"/>
                  <w:marRight w:val="0"/>
                  <w:marTop w:val="0"/>
                  <w:marBottom w:val="0"/>
                  <w:divBdr>
                    <w:top w:val="single" w:sz="2" w:space="0" w:color="E3E3E3"/>
                    <w:left w:val="single" w:sz="2" w:space="0" w:color="E3E3E3"/>
                    <w:bottom w:val="single" w:sz="2" w:space="0" w:color="E3E3E3"/>
                    <w:right w:val="single" w:sz="2" w:space="0" w:color="E3E3E3"/>
                  </w:divBdr>
                  <w:divsChild>
                    <w:div w:id="1241213504">
                      <w:marLeft w:val="0"/>
                      <w:marRight w:val="0"/>
                      <w:marTop w:val="0"/>
                      <w:marBottom w:val="0"/>
                      <w:divBdr>
                        <w:top w:val="single" w:sz="2" w:space="0" w:color="E3E3E3"/>
                        <w:left w:val="single" w:sz="2" w:space="0" w:color="E3E3E3"/>
                        <w:bottom w:val="single" w:sz="2" w:space="0" w:color="E3E3E3"/>
                        <w:right w:val="single" w:sz="2" w:space="0" w:color="E3E3E3"/>
                      </w:divBdr>
                      <w:divsChild>
                        <w:div w:id="119494160">
                          <w:marLeft w:val="0"/>
                          <w:marRight w:val="0"/>
                          <w:marTop w:val="0"/>
                          <w:marBottom w:val="0"/>
                          <w:divBdr>
                            <w:top w:val="single" w:sz="2" w:space="0" w:color="E3E3E3"/>
                            <w:left w:val="single" w:sz="2" w:space="0" w:color="E3E3E3"/>
                            <w:bottom w:val="single" w:sz="2" w:space="0" w:color="E3E3E3"/>
                            <w:right w:val="single" w:sz="2" w:space="0" w:color="E3E3E3"/>
                          </w:divBdr>
                          <w:divsChild>
                            <w:div w:id="1738480996">
                              <w:marLeft w:val="0"/>
                              <w:marRight w:val="0"/>
                              <w:marTop w:val="100"/>
                              <w:marBottom w:val="100"/>
                              <w:divBdr>
                                <w:top w:val="single" w:sz="2" w:space="0" w:color="E3E3E3"/>
                                <w:left w:val="single" w:sz="2" w:space="0" w:color="E3E3E3"/>
                                <w:bottom w:val="single" w:sz="2" w:space="0" w:color="E3E3E3"/>
                                <w:right w:val="single" w:sz="2" w:space="0" w:color="E3E3E3"/>
                              </w:divBdr>
                              <w:divsChild>
                                <w:div w:id="768621008">
                                  <w:marLeft w:val="0"/>
                                  <w:marRight w:val="0"/>
                                  <w:marTop w:val="0"/>
                                  <w:marBottom w:val="0"/>
                                  <w:divBdr>
                                    <w:top w:val="single" w:sz="2" w:space="0" w:color="E3E3E3"/>
                                    <w:left w:val="single" w:sz="2" w:space="0" w:color="E3E3E3"/>
                                    <w:bottom w:val="single" w:sz="2" w:space="0" w:color="E3E3E3"/>
                                    <w:right w:val="single" w:sz="2" w:space="0" w:color="E3E3E3"/>
                                  </w:divBdr>
                                  <w:divsChild>
                                    <w:div w:id="877745473">
                                      <w:marLeft w:val="0"/>
                                      <w:marRight w:val="0"/>
                                      <w:marTop w:val="0"/>
                                      <w:marBottom w:val="0"/>
                                      <w:divBdr>
                                        <w:top w:val="single" w:sz="2" w:space="0" w:color="E3E3E3"/>
                                        <w:left w:val="single" w:sz="2" w:space="0" w:color="E3E3E3"/>
                                        <w:bottom w:val="single" w:sz="2" w:space="0" w:color="E3E3E3"/>
                                        <w:right w:val="single" w:sz="2" w:space="0" w:color="E3E3E3"/>
                                      </w:divBdr>
                                      <w:divsChild>
                                        <w:div w:id="1293361859">
                                          <w:marLeft w:val="0"/>
                                          <w:marRight w:val="0"/>
                                          <w:marTop w:val="0"/>
                                          <w:marBottom w:val="0"/>
                                          <w:divBdr>
                                            <w:top w:val="single" w:sz="2" w:space="0" w:color="E3E3E3"/>
                                            <w:left w:val="single" w:sz="2" w:space="0" w:color="E3E3E3"/>
                                            <w:bottom w:val="single" w:sz="2" w:space="0" w:color="E3E3E3"/>
                                            <w:right w:val="single" w:sz="2" w:space="0" w:color="E3E3E3"/>
                                          </w:divBdr>
                                          <w:divsChild>
                                            <w:div w:id="68500206">
                                              <w:marLeft w:val="0"/>
                                              <w:marRight w:val="0"/>
                                              <w:marTop w:val="0"/>
                                              <w:marBottom w:val="0"/>
                                              <w:divBdr>
                                                <w:top w:val="single" w:sz="2" w:space="0" w:color="E3E3E3"/>
                                                <w:left w:val="single" w:sz="2" w:space="0" w:color="E3E3E3"/>
                                                <w:bottom w:val="single" w:sz="2" w:space="0" w:color="E3E3E3"/>
                                                <w:right w:val="single" w:sz="2" w:space="0" w:color="E3E3E3"/>
                                              </w:divBdr>
                                              <w:divsChild>
                                                <w:div w:id="775061183">
                                                  <w:marLeft w:val="0"/>
                                                  <w:marRight w:val="0"/>
                                                  <w:marTop w:val="0"/>
                                                  <w:marBottom w:val="0"/>
                                                  <w:divBdr>
                                                    <w:top w:val="single" w:sz="2" w:space="0" w:color="E3E3E3"/>
                                                    <w:left w:val="single" w:sz="2" w:space="0" w:color="E3E3E3"/>
                                                    <w:bottom w:val="single" w:sz="2" w:space="0" w:color="E3E3E3"/>
                                                    <w:right w:val="single" w:sz="2" w:space="0" w:color="E3E3E3"/>
                                                  </w:divBdr>
                                                  <w:divsChild>
                                                    <w:div w:id="1654874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11083295">
          <w:marLeft w:val="0"/>
          <w:marRight w:val="0"/>
          <w:marTop w:val="0"/>
          <w:marBottom w:val="0"/>
          <w:divBdr>
            <w:top w:val="none" w:sz="0" w:space="0" w:color="auto"/>
            <w:left w:val="none" w:sz="0" w:space="0" w:color="auto"/>
            <w:bottom w:val="none" w:sz="0" w:space="0" w:color="auto"/>
            <w:right w:val="none" w:sz="0" w:space="0" w:color="auto"/>
          </w:divBdr>
        </w:div>
      </w:divsChild>
    </w:div>
    <w:div w:id="1902018055">
      <w:bodyDiv w:val="1"/>
      <w:marLeft w:val="0"/>
      <w:marRight w:val="0"/>
      <w:marTop w:val="0"/>
      <w:marBottom w:val="0"/>
      <w:divBdr>
        <w:top w:val="none" w:sz="0" w:space="0" w:color="auto"/>
        <w:left w:val="none" w:sz="0" w:space="0" w:color="auto"/>
        <w:bottom w:val="none" w:sz="0" w:space="0" w:color="auto"/>
        <w:right w:val="none" w:sz="0" w:space="0" w:color="auto"/>
      </w:divBdr>
    </w:div>
    <w:div w:id="1910922656">
      <w:bodyDiv w:val="1"/>
      <w:marLeft w:val="0"/>
      <w:marRight w:val="0"/>
      <w:marTop w:val="0"/>
      <w:marBottom w:val="0"/>
      <w:divBdr>
        <w:top w:val="none" w:sz="0" w:space="0" w:color="auto"/>
        <w:left w:val="none" w:sz="0" w:space="0" w:color="auto"/>
        <w:bottom w:val="none" w:sz="0" w:space="0" w:color="auto"/>
        <w:right w:val="none" w:sz="0" w:space="0" w:color="auto"/>
      </w:divBdr>
    </w:div>
    <w:div w:id="1919366932">
      <w:bodyDiv w:val="1"/>
      <w:marLeft w:val="0"/>
      <w:marRight w:val="0"/>
      <w:marTop w:val="0"/>
      <w:marBottom w:val="0"/>
      <w:divBdr>
        <w:top w:val="none" w:sz="0" w:space="0" w:color="auto"/>
        <w:left w:val="none" w:sz="0" w:space="0" w:color="auto"/>
        <w:bottom w:val="none" w:sz="0" w:space="0" w:color="auto"/>
        <w:right w:val="none" w:sz="0" w:space="0" w:color="auto"/>
      </w:divBdr>
    </w:div>
    <w:div w:id="1936132061">
      <w:bodyDiv w:val="1"/>
      <w:marLeft w:val="0"/>
      <w:marRight w:val="0"/>
      <w:marTop w:val="0"/>
      <w:marBottom w:val="0"/>
      <w:divBdr>
        <w:top w:val="none" w:sz="0" w:space="0" w:color="auto"/>
        <w:left w:val="none" w:sz="0" w:space="0" w:color="auto"/>
        <w:bottom w:val="none" w:sz="0" w:space="0" w:color="auto"/>
        <w:right w:val="none" w:sz="0" w:space="0" w:color="auto"/>
      </w:divBdr>
    </w:div>
    <w:div w:id="1966695738">
      <w:bodyDiv w:val="1"/>
      <w:marLeft w:val="0"/>
      <w:marRight w:val="0"/>
      <w:marTop w:val="0"/>
      <w:marBottom w:val="0"/>
      <w:divBdr>
        <w:top w:val="none" w:sz="0" w:space="0" w:color="auto"/>
        <w:left w:val="none" w:sz="0" w:space="0" w:color="auto"/>
        <w:bottom w:val="none" w:sz="0" w:space="0" w:color="auto"/>
        <w:right w:val="none" w:sz="0" w:space="0" w:color="auto"/>
      </w:divBdr>
      <w:divsChild>
        <w:div w:id="516500899">
          <w:marLeft w:val="1080"/>
          <w:marRight w:val="0"/>
          <w:marTop w:val="100"/>
          <w:marBottom w:val="0"/>
          <w:divBdr>
            <w:top w:val="none" w:sz="0" w:space="0" w:color="auto"/>
            <w:left w:val="none" w:sz="0" w:space="0" w:color="auto"/>
            <w:bottom w:val="none" w:sz="0" w:space="0" w:color="auto"/>
            <w:right w:val="none" w:sz="0" w:space="0" w:color="auto"/>
          </w:divBdr>
        </w:div>
        <w:div w:id="551774361">
          <w:marLeft w:val="1800"/>
          <w:marRight w:val="0"/>
          <w:marTop w:val="100"/>
          <w:marBottom w:val="0"/>
          <w:divBdr>
            <w:top w:val="none" w:sz="0" w:space="0" w:color="auto"/>
            <w:left w:val="none" w:sz="0" w:space="0" w:color="auto"/>
            <w:bottom w:val="none" w:sz="0" w:space="0" w:color="auto"/>
            <w:right w:val="none" w:sz="0" w:space="0" w:color="auto"/>
          </w:divBdr>
        </w:div>
        <w:div w:id="889002202">
          <w:marLeft w:val="1080"/>
          <w:marRight w:val="0"/>
          <w:marTop w:val="100"/>
          <w:marBottom w:val="0"/>
          <w:divBdr>
            <w:top w:val="none" w:sz="0" w:space="0" w:color="auto"/>
            <w:left w:val="none" w:sz="0" w:space="0" w:color="auto"/>
            <w:bottom w:val="none" w:sz="0" w:space="0" w:color="auto"/>
            <w:right w:val="none" w:sz="0" w:space="0" w:color="auto"/>
          </w:divBdr>
        </w:div>
        <w:div w:id="1175001446">
          <w:marLeft w:val="1800"/>
          <w:marRight w:val="0"/>
          <w:marTop w:val="100"/>
          <w:marBottom w:val="0"/>
          <w:divBdr>
            <w:top w:val="none" w:sz="0" w:space="0" w:color="auto"/>
            <w:left w:val="none" w:sz="0" w:space="0" w:color="auto"/>
            <w:bottom w:val="none" w:sz="0" w:space="0" w:color="auto"/>
            <w:right w:val="none" w:sz="0" w:space="0" w:color="auto"/>
          </w:divBdr>
        </w:div>
        <w:div w:id="1414474444">
          <w:marLeft w:val="360"/>
          <w:marRight w:val="0"/>
          <w:marTop w:val="200"/>
          <w:marBottom w:val="0"/>
          <w:divBdr>
            <w:top w:val="none" w:sz="0" w:space="0" w:color="auto"/>
            <w:left w:val="none" w:sz="0" w:space="0" w:color="auto"/>
            <w:bottom w:val="none" w:sz="0" w:space="0" w:color="auto"/>
            <w:right w:val="none" w:sz="0" w:space="0" w:color="auto"/>
          </w:divBdr>
        </w:div>
        <w:div w:id="1760521864">
          <w:marLeft w:val="1800"/>
          <w:marRight w:val="0"/>
          <w:marTop w:val="100"/>
          <w:marBottom w:val="0"/>
          <w:divBdr>
            <w:top w:val="none" w:sz="0" w:space="0" w:color="auto"/>
            <w:left w:val="none" w:sz="0" w:space="0" w:color="auto"/>
            <w:bottom w:val="none" w:sz="0" w:space="0" w:color="auto"/>
            <w:right w:val="none" w:sz="0" w:space="0" w:color="auto"/>
          </w:divBdr>
        </w:div>
      </w:divsChild>
    </w:div>
    <w:div w:id="1990666146">
      <w:bodyDiv w:val="1"/>
      <w:marLeft w:val="0"/>
      <w:marRight w:val="0"/>
      <w:marTop w:val="0"/>
      <w:marBottom w:val="0"/>
      <w:divBdr>
        <w:top w:val="none" w:sz="0" w:space="0" w:color="auto"/>
        <w:left w:val="none" w:sz="0" w:space="0" w:color="auto"/>
        <w:bottom w:val="none" w:sz="0" w:space="0" w:color="auto"/>
        <w:right w:val="none" w:sz="0" w:space="0" w:color="auto"/>
      </w:divBdr>
    </w:div>
    <w:div w:id="1995911995">
      <w:bodyDiv w:val="1"/>
      <w:marLeft w:val="0"/>
      <w:marRight w:val="0"/>
      <w:marTop w:val="0"/>
      <w:marBottom w:val="0"/>
      <w:divBdr>
        <w:top w:val="none" w:sz="0" w:space="0" w:color="auto"/>
        <w:left w:val="none" w:sz="0" w:space="0" w:color="auto"/>
        <w:bottom w:val="none" w:sz="0" w:space="0" w:color="auto"/>
        <w:right w:val="none" w:sz="0" w:space="0" w:color="auto"/>
      </w:divBdr>
    </w:div>
    <w:div w:id="2004123472">
      <w:bodyDiv w:val="1"/>
      <w:marLeft w:val="0"/>
      <w:marRight w:val="0"/>
      <w:marTop w:val="0"/>
      <w:marBottom w:val="0"/>
      <w:divBdr>
        <w:top w:val="none" w:sz="0" w:space="0" w:color="auto"/>
        <w:left w:val="none" w:sz="0" w:space="0" w:color="auto"/>
        <w:bottom w:val="none" w:sz="0" w:space="0" w:color="auto"/>
        <w:right w:val="none" w:sz="0" w:space="0" w:color="auto"/>
      </w:divBdr>
    </w:div>
    <w:div w:id="2009554096">
      <w:bodyDiv w:val="1"/>
      <w:marLeft w:val="0"/>
      <w:marRight w:val="0"/>
      <w:marTop w:val="0"/>
      <w:marBottom w:val="0"/>
      <w:divBdr>
        <w:top w:val="none" w:sz="0" w:space="0" w:color="auto"/>
        <w:left w:val="none" w:sz="0" w:space="0" w:color="auto"/>
        <w:bottom w:val="none" w:sz="0" w:space="0" w:color="auto"/>
        <w:right w:val="none" w:sz="0" w:space="0" w:color="auto"/>
      </w:divBdr>
    </w:div>
    <w:div w:id="2034257276">
      <w:bodyDiv w:val="1"/>
      <w:marLeft w:val="0"/>
      <w:marRight w:val="0"/>
      <w:marTop w:val="0"/>
      <w:marBottom w:val="0"/>
      <w:divBdr>
        <w:top w:val="none" w:sz="0" w:space="0" w:color="auto"/>
        <w:left w:val="none" w:sz="0" w:space="0" w:color="auto"/>
        <w:bottom w:val="none" w:sz="0" w:space="0" w:color="auto"/>
        <w:right w:val="none" w:sz="0" w:space="0" w:color="auto"/>
      </w:divBdr>
    </w:div>
    <w:div w:id="2038046990">
      <w:bodyDiv w:val="1"/>
      <w:marLeft w:val="0"/>
      <w:marRight w:val="0"/>
      <w:marTop w:val="0"/>
      <w:marBottom w:val="0"/>
      <w:divBdr>
        <w:top w:val="none" w:sz="0" w:space="0" w:color="auto"/>
        <w:left w:val="none" w:sz="0" w:space="0" w:color="auto"/>
        <w:bottom w:val="none" w:sz="0" w:space="0" w:color="auto"/>
        <w:right w:val="none" w:sz="0" w:space="0" w:color="auto"/>
      </w:divBdr>
    </w:div>
    <w:div w:id="2045864453">
      <w:bodyDiv w:val="1"/>
      <w:marLeft w:val="0"/>
      <w:marRight w:val="0"/>
      <w:marTop w:val="0"/>
      <w:marBottom w:val="0"/>
      <w:divBdr>
        <w:top w:val="none" w:sz="0" w:space="0" w:color="auto"/>
        <w:left w:val="none" w:sz="0" w:space="0" w:color="auto"/>
        <w:bottom w:val="none" w:sz="0" w:space="0" w:color="auto"/>
        <w:right w:val="none" w:sz="0" w:space="0" w:color="auto"/>
      </w:divBdr>
    </w:div>
    <w:div w:id="2051028819">
      <w:bodyDiv w:val="1"/>
      <w:marLeft w:val="0"/>
      <w:marRight w:val="0"/>
      <w:marTop w:val="0"/>
      <w:marBottom w:val="0"/>
      <w:divBdr>
        <w:top w:val="none" w:sz="0" w:space="0" w:color="auto"/>
        <w:left w:val="none" w:sz="0" w:space="0" w:color="auto"/>
        <w:bottom w:val="none" w:sz="0" w:space="0" w:color="auto"/>
        <w:right w:val="none" w:sz="0" w:space="0" w:color="auto"/>
      </w:divBdr>
      <w:divsChild>
        <w:div w:id="206067157">
          <w:marLeft w:val="360"/>
          <w:marRight w:val="0"/>
          <w:marTop w:val="200"/>
          <w:marBottom w:val="0"/>
          <w:divBdr>
            <w:top w:val="none" w:sz="0" w:space="0" w:color="auto"/>
            <w:left w:val="none" w:sz="0" w:space="0" w:color="auto"/>
            <w:bottom w:val="none" w:sz="0" w:space="0" w:color="auto"/>
            <w:right w:val="none" w:sz="0" w:space="0" w:color="auto"/>
          </w:divBdr>
        </w:div>
        <w:div w:id="224268083">
          <w:marLeft w:val="1080"/>
          <w:marRight w:val="0"/>
          <w:marTop w:val="100"/>
          <w:marBottom w:val="0"/>
          <w:divBdr>
            <w:top w:val="none" w:sz="0" w:space="0" w:color="auto"/>
            <w:left w:val="none" w:sz="0" w:space="0" w:color="auto"/>
            <w:bottom w:val="none" w:sz="0" w:space="0" w:color="auto"/>
            <w:right w:val="none" w:sz="0" w:space="0" w:color="auto"/>
          </w:divBdr>
        </w:div>
        <w:div w:id="238565590">
          <w:marLeft w:val="1080"/>
          <w:marRight w:val="0"/>
          <w:marTop w:val="100"/>
          <w:marBottom w:val="0"/>
          <w:divBdr>
            <w:top w:val="none" w:sz="0" w:space="0" w:color="auto"/>
            <w:left w:val="none" w:sz="0" w:space="0" w:color="auto"/>
            <w:bottom w:val="none" w:sz="0" w:space="0" w:color="auto"/>
            <w:right w:val="none" w:sz="0" w:space="0" w:color="auto"/>
          </w:divBdr>
        </w:div>
        <w:div w:id="268437969">
          <w:marLeft w:val="1080"/>
          <w:marRight w:val="0"/>
          <w:marTop w:val="100"/>
          <w:marBottom w:val="0"/>
          <w:divBdr>
            <w:top w:val="none" w:sz="0" w:space="0" w:color="auto"/>
            <w:left w:val="none" w:sz="0" w:space="0" w:color="auto"/>
            <w:bottom w:val="none" w:sz="0" w:space="0" w:color="auto"/>
            <w:right w:val="none" w:sz="0" w:space="0" w:color="auto"/>
          </w:divBdr>
        </w:div>
        <w:div w:id="325405635">
          <w:marLeft w:val="1166"/>
          <w:marRight w:val="0"/>
          <w:marTop w:val="100"/>
          <w:marBottom w:val="0"/>
          <w:divBdr>
            <w:top w:val="none" w:sz="0" w:space="0" w:color="auto"/>
            <w:left w:val="none" w:sz="0" w:space="0" w:color="auto"/>
            <w:bottom w:val="none" w:sz="0" w:space="0" w:color="auto"/>
            <w:right w:val="none" w:sz="0" w:space="0" w:color="auto"/>
          </w:divBdr>
        </w:div>
        <w:div w:id="447627303">
          <w:marLeft w:val="1080"/>
          <w:marRight w:val="0"/>
          <w:marTop w:val="100"/>
          <w:marBottom w:val="0"/>
          <w:divBdr>
            <w:top w:val="none" w:sz="0" w:space="0" w:color="auto"/>
            <w:left w:val="none" w:sz="0" w:space="0" w:color="auto"/>
            <w:bottom w:val="none" w:sz="0" w:space="0" w:color="auto"/>
            <w:right w:val="none" w:sz="0" w:space="0" w:color="auto"/>
          </w:divBdr>
        </w:div>
        <w:div w:id="487408332">
          <w:marLeft w:val="360"/>
          <w:marRight w:val="0"/>
          <w:marTop w:val="200"/>
          <w:marBottom w:val="0"/>
          <w:divBdr>
            <w:top w:val="none" w:sz="0" w:space="0" w:color="auto"/>
            <w:left w:val="none" w:sz="0" w:space="0" w:color="auto"/>
            <w:bottom w:val="none" w:sz="0" w:space="0" w:color="auto"/>
            <w:right w:val="none" w:sz="0" w:space="0" w:color="auto"/>
          </w:divBdr>
        </w:div>
        <w:div w:id="528833877">
          <w:marLeft w:val="1166"/>
          <w:marRight w:val="0"/>
          <w:marTop w:val="100"/>
          <w:marBottom w:val="0"/>
          <w:divBdr>
            <w:top w:val="none" w:sz="0" w:space="0" w:color="auto"/>
            <w:left w:val="none" w:sz="0" w:space="0" w:color="auto"/>
            <w:bottom w:val="none" w:sz="0" w:space="0" w:color="auto"/>
            <w:right w:val="none" w:sz="0" w:space="0" w:color="auto"/>
          </w:divBdr>
        </w:div>
        <w:div w:id="556817915">
          <w:marLeft w:val="1800"/>
          <w:marRight w:val="0"/>
          <w:marTop w:val="100"/>
          <w:marBottom w:val="0"/>
          <w:divBdr>
            <w:top w:val="none" w:sz="0" w:space="0" w:color="auto"/>
            <w:left w:val="none" w:sz="0" w:space="0" w:color="auto"/>
            <w:bottom w:val="none" w:sz="0" w:space="0" w:color="auto"/>
            <w:right w:val="none" w:sz="0" w:space="0" w:color="auto"/>
          </w:divBdr>
        </w:div>
        <w:div w:id="643656625">
          <w:marLeft w:val="1800"/>
          <w:marRight w:val="0"/>
          <w:marTop w:val="100"/>
          <w:marBottom w:val="0"/>
          <w:divBdr>
            <w:top w:val="none" w:sz="0" w:space="0" w:color="auto"/>
            <w:left w:val="none" w:sz="0" w:space="0" w:color="auto"/>
            <w:bottom w:val="none" w:sz="0" w:space="0" w:color="auto"/>
            <w:right w:val="none" w:sz="0" w:space="0" w:color="auto"/>
          </w:divBdr>
        </w:div>
        <w:div w:id="707804679">
          <w:marLeft w:val="1166"/>
          <w:marRight w:val="0"/>
          <w:marTop w:val="100"/>
          <w:marBottom w:val="0"/>
          <w:divBdr>
            <w:top w:val="none" w:sz="0" w:space="0" w:color="auto"/>
            <w:left w:val="none" w:sz="0" w:space="0" w:color="auto"/>
            <w:bottom w:val="none" w:sz="0" w:space="0" w:color="auto"/>
            <w:right w:val="none" w:sz="0" w:space="0" w:color="auto"/>
          </w:divBdr>
        </w:div>
        <w:div w:id="768429420">
          <w:marLeft w:val="1166"/>
          <w:marRight w:val="0"/>
          <w:marTop w:val="100"/>
          <w:marBottom w:val="0"/>
          <w:divBdr>
            <w:top w:val="none" w:sz="0" w:space="0" w:color="auto"/>
            <w:left w:val="none" w:sz="0" w:space="0" w:color="auto"/>
            <w:bottom w:val="none" w:sz="0" w:space="0" w:color="auto"/>
            <w:right w:val="none" w:sz="0" w:space="0" w:color="auto"/>
          </w:divBdr>
        </w:div>
        <w:div w:id="1017385581">
          <w:marLeft w:val="1800"/>
          <w:marRight w:val="0"/>
          <w:marTop w:val="100"/>
          <w:marBottom w:val="0"/>
          <w:divBdr>
            <w:top w:val="none" w:sz="0" w:space="0" w:color="auto"/>
            <w:left w:val="none" w:sz="0" w:space="0" w:color="auto"/>
            <w:bottom w:val="none" w:sz="0" w:space="0" w:color="auto"/>
            <w:right w:val="none" w:sz="0" w:space="0" w:color="auto"/>
          </w:divBdr>
        </w:div>
        <w:div w:id="1050348480">
          <w:marLeft w:val="1800"/>
          <w:marRight w:val="0"/>
          <w:marTop w:val="100"/>
          <w:marBottom w:val="0"/>
          <w:divBdr>
            <w:top w:val="none" w:sz="0" w:space="0" w:color="auto"/>
            <w:left w:val="none" w:sz="0" w:space="0" w:color="auto"/>
            <w:bottom w:val="none" w:sz="0" w:space="0" w:color="auto"/>
            <w:right w:val="none" w:sz="0" w:space="0" w:color="auto"/>
          </w:divBdr>
        </w:div>
        <w:div w:id="1216351837">
          <w:marLeft w:val="360"/>
          <w:marRight w:val="0"/>
          <w:marTop w:val="200"/>
          <w:marBottom w:val="0"/>
          <w:divBdr>
            <w:top w:val="none" w:sz="0" w:space="0" w:color="auto"/>
            <w:left w:val="none" w:sz="0" w:space="0" w:color="auto"/>
            <w:bottom w:val="none" w:sz="0" w:space="0" w:color="auto"/>
            <w:right w:val="none" w:sz="0" w:space="0" w:color="auto"/>
          </w:divBdr>
        </w:div>
        <w:div w:id="1307932308">
          <w:marLeft w:val="1166"/>
          <w:marRight w:val="0"/>
          <w:marTop w:val="100"/>
          <w:marBottom w:val="0"/>
          <w:divBdr>
            <w:top w:val="none" w:sz="0" w:space="0" w:color="auto"/>
            <w:left w:val="none" w:sz="0" w:space="0" w:color="auto"/>
            <w:bottom w:val="none" w:sz="0" w:space="0" w:color="auto"/>
            <w:right w:val="none" w:sz="0" w:space="0" w:color="auto"/>
          </w:divBdr>
        </w:div>
        <w:div w:id="1409425400">
          <w:marLeft w:val="1800"/>
          <w:marRight w:val="0"/>
          <w:marTop w:val="100"/>
          <w:marBottom w:val="0"/>
          <w:divBdr>
            <w:top w:val="none" w:sz="0" w:space="0" w:color="auto"/>
            <w:left w:val="none" w:sz="0" w:space="0" w:color="auto"/>
            <w:bottom w:val="none" w:sz="0" w:space="0" w:color="auto"/>
            <w:right w:val="none" w:sz="0" w:space="0" w:color="auto"/>
          </w:divBdr>
        </w:div>
        <w:div w:id="1598513833">
          <w:marLeft w:val="1166"/>
          <w:marRight w:val="0"/>
          <w:marTop w:val="100"/>
          <w:marBottom w:val="0"/>
          <w:divBdr>
            <w:top w:val="none" w:sz="0" w:space="0" w:color="auto"/>
            <w:left w:val="none" w:sz="0" w:space="0" w:color="auto"/>
            <w:bottom w:val="none" w:sz="0" w:space="0" w:color="auto"/>
            <w:right w:val="none" w:sz="0" w:space="0" w:color="auto"/>
          </w:divBdr>
        </w:div>
        <w:div w:id="1816292833">
          <w:marLeft w:val="360"/>
          <w:marRight w:val="0"/>
          <w:marTop w:val="200"/>
          <w:marBottom w:val="0"/>
          <w:divBdr>
            <w:top w:val="none" w:sz="0" w:space="0" w:color="auto"/>
            <w:left w:val="none" w:sz="0" w:space="0" w:color="auto"/>
            <w:bottom w:val="none" w:sz="0" w:space="0" w:color="auto"/>
            <w:right w:val="none" w:sz="0" w:space="0" w:color="auto"/>
          </w:divBdr>
        </w:div>
        <w:div w:id="1928345753">
          <w:marLeft w:val="1080"/>
          <w:marRight w:val="0"/>
          <w:marTop w:val="100"/>
          <w:marBottom w:val="0"/>
          <w:divBdr>
            <w:top w:val="none" w:sz="0" w:space="0" w:color="auto"/>
            <w:left w:val="none" w:sz="0" w:space="0" w:color="auto"/>
            <w:bottom w:val="none" w:sz="0" w:space="0" w:color="auto"/>
            <w:right w:val="none" w:sz="0" w:space="0" w:color="auto"/>
          </w:divBdr>
        </w:div>
        <w:div w:id="1941176555">
          <w:marLeft w:val="360"/>
          <w:marRight w:val="0"/>
          <w:marTop w:val="200"/>
          <w:marBottom w:val="0"/>
          <w:divBdr>
            <w:top w:val="none" w:sz="0" w:space="0" w:color="auto"/>
            <w:left w:val="none" w:sz="0" w:space="0" w:color="auto"/>
            <w:bottom w:val="none" w:sz="0" w:space="0" w:color="auto"/>
            <w:right w:val="none" w:sz="0" w:space="0" w:color="auto"/>
          </w:divBdr>
        </w:div>
        <w:div w:id="2030258844">
          <w:marLeft w:val="1080"/>
          <w:marRight w:val="0"/>
          <w:marTop w:val="100"/>
          <w:marBottom w:val="0"/>
          <w:divBdr>
            <w:top w:val="none" w:sz="0" w:space="0" w:color="auto"/>
            <w:left w:val="none" w:sz="0" w:space="0" w:color="auto"/>
            <w:bottom w:val="none" w:sz="0" w:space="0" w:color="auto"/>
            <w:right w:val="none" w:sz="0" w:space="0" w:color="auto"/>
          </w:divBdr>
        </w:div>
      </w:divsChild>
    </w:div>
    <w:div w:id="2084332838">
      <w:bodyDiv w:val="1"/>
      <w:marLeft w:val="0"/>
      <w:marRight w:val="0"/>
      <w:marTop w:val="0"/>
      <w:marBottom w:val="0"/>
      <w:divBdr>
        <w:top w:val="none" w:sz="0" w:space="0" w:color="auto"/>
        <w:left w:val="none" w:sz="0" w:space="0" w:color="auto"/>
        <w:bottom w:val="none" w:sz="0" w:space="0" w:color="auto"/>
        <w:right w:val="none" w:sz="0" w:space="0" w:color="auto"/>
      </w:divBdr>
    </w:div>
    <w:div w:id="2088724299">
      <w:bodyDiv w:val="1"/>
      <w:marLeft w:val="0"/>
      <w:marRight w:val="0"/>
      <w:marTop w:val="0"/>
      <w:marBottom w:val="0"/>
      <w:divBdr>
        <w:top w:val="none" w:sz="0" w:space="0" w:color="auto"/>
        <w:left w:val="none" w:sz="0" w:space="0" w:color="auto"/>
        <w:bottom w:val="none" w:sz="0" w:space="0" w:color="auto"/>
        <w:right w:val="none" w:sz="0" w:space="0" w:color="auto"/>
      </w:divBdr>
    </w:div>
    <w:div w:id="212457391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d3454f3-1507-4236-bb85-4a3a0c232087" xsi:nil="true"/>
    <lcf76f155ced4ddcb4097134ff3c332f xmlns="cb8eed85-d0d6-4088-be62-deda25e7a61b">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BCA4F4E672FAC4691598DEB380F9245" ma:contentTypeVersion="15" ma:contentTypeDescription="Crée un document." ma:contentTypeScope="" ma:versionID="2d785412002a0f2a804aaec7d627fa85">
  <xsd:schema xmlns:xsd="http://www.w3.org/2001/XMLSchema" xmlns:xs="http://www.w3.org/2001/XMLSchema" xmlns:p="http://schemas.microsoft.com/office/2006/metadata/properties" xmlns:ns2="cb8eed85-d0d6-4088-be62-deda25e7a61b" xmlns:ns3="4d3454f3-1507-4236-bb85-4a3a0c232087" targetNamespace="http://schemas.microsoft.com/office/2006/metadata/properties" ma:root="true" ma:fieldsID="69c7b84c4ee9242e34b94ae83a012d14" ns2:_="" ns3:_="">
    <xsd:import namespace="cb8eed85-d0d6-4088-be62-deda25e7a61b"/>
    <xsd:import namespace="4d3454f3-1507-4236-bb85-4a3a0c2320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8eed85-d0d6-4088-be62-deda25e7a6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9768cc-6f1f-4892-9747-2f1ccf2dee7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3454f3-1507-4236-bb85-4a3a0c23208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4dc4f79-7896-4625-ad74-77555836fb1e}" ma:internalName="TaxCatchAll" ma:showField="CatchAllData" ma:web="4d3454f3-1507-4236-bb85-4a3a0c23208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996D46-79BB-47A3-AA2E-100FB1BE62B4}">
  <ds:schemaRefs>
    <ds:schemaRef ds:uri="http://schemas.microsoft.com/sharepoint/v3/contenttype/forms"/>
  </ds:schemaRefs>
</ds:datastoreItem>
</file>

<file path=customXml/itemProps2.xml><?xml version="1.0" encoding="utf-8"?>
<ds:datastoreItem xmlns:ds="http://schemas.openxmlformats.org/officeDocument/2006/customXml" ds:itemID="{EA8D9060-82BD-4AA1-A660-FE15FF48AB8D}">
  <ds:schemaRefs>
    <ds:schemaRef ds:uri="http://schemas.microsoft.com/office/2006/metadata/properties"/>
    <ds:schemaRef ds:uri="http://schemas.microsoft.com/office/infopath/2007/PartnerControls"/>
    <ds:schemaRef ds:uri="4d3454f3-1507-4236-bb85-4a3a0c232087"/>
    <ds:schemaRef ds:uri="cb8eed85-d0d6-4088-be62-deda25e7a61b"/>
  </ds:schemaRefs>
</ds:datastoreItem>
</file>

<file path=customXml/itemProps3.xml><?xml version="1.0" encoding="utf-8"?>
<ds:datastoreItem xmlns:ds="http://schemas.openxmlformats.org/officeDocument/2006/customXml" ds:itemID="{D669A639-905D-4E1B-81E0-264258EC0ACF}">
  <ds:schemaRefs>
    <ds:schemaRef ds:uri="http://schemas.openxmlformats.org/officeDocument/2006/bibliography"/>
  </ds:schemaRefs>
</ds:datastoreItem>
</file>

<file path=customXml/itemProps4.xml><?xml version="1.0" encoding="utf-8"?>
<ds:datastoreItem xmlns:ds="http://schemas.openxmlformats.org/officeDocument/2006/customXml" ds:itemID="{DCD4ADEF-1511-4618-BC29-080E178826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8eed85-d0d6-4088-be62-deda25e7a61b"/>
    <ds:schemaRef ds:uri="4d3454f3-1507-4236-bb85-4a3a0c2320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2565</Words>
  <Characters>14776</Characters>
  <Application>Microsoft Office Word</Application>
  <DocSecurity>0</DocSecurity>
  <Lines>268</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17265</CharactersWithSpaces>
  <SharedDoc>false</SharedDoc>
  <HLinks>
    <vt:vector size="186" baseType="variant">
      <vt:variant>
        <vt:i4>7012457</vt:i4>
      </vt:variant>
      <vt:variant>
        <vt:i4>90</vt:i4>
      </vt:variant>
      <vt:variant>
        <vt:i4>0</vt:i4>
      </vt:variant>
      <vt:variant>
        <vt:i4>5</vt:i4>
      </vt:variant>
      <vt:variant>
        <vt:lpwstr>https://www.assnat.qc.ca/fr/travaux-parlementaires/projets-loi/projet-loi-29-43-1.html</vt:lpwstr>
      </vt:variant>
      <vt:variant>
        <vt:lpwstr/>
      </vt:variant>
      <vt:variant>
        <vt:i4>4325387</vt:i4>
      </vt:variant>
      <vt:variant>
        <vt:i4>87</vt:i4>
      </vt:variant>
      <vt:variant>
        <vt:i4>0</vt:i4>
      </vt:variant>
      <vt:variant>
        <vt:i4>5</vt:i4>
      </vt:variant>
      <vt:variant>
        <vt:lpwstr>https://www.parl.ca/legisinfo/fr/projet-de-loi/44-1/c-59</vt:lpwstr>
      </vt:variant>
      <vt:variant>
        <vt:lpwstr/>
      </vt:variant>
      <vt:variant>
        <vt:i4>7405650</vt:i4>
      </vt:variant>
      <vt:variant>
        <vt:i4>84</vt:i4>
      </vt:variant>
      <vt:variant>
        <vt:i4>0</vt:i4>
      </vt:variant>
      <vt:variant>
        <vt:i4>5</vt:i4>
      </vt:variant>
      <vt:variant>
        <vt:lpwstr>https://www.wipo.int/wipo_magazine_digital/fr/2023/article_0023.html</vt:lpwstr>
      </vt:variant>
      <vt:variant>
        <vt:lpwstr/>
      </vt:variant>
      <vt:variant>
        <vt:i4>2556001</vt:i4>
      </vt:variant>
      <vt:variant>
        <vt:i4>81</vt:i4>
      </vt:variant>
      <vt:variant>
        <vt:i4>0</vt:i4>
      </vt:variant>
      <vt:variant>
        <vt:i4>5</vt:i4>
      </vt:variant>
      <vt:variant>
        <vt:lpwstr>https://www.theverge.com/2023/8/23/23843506/apple-california-right-to-repair-sb-244</vt:lpwstr>
      </vt:variant>
      <vt:variant>
        <vt:lpwstr/>
      </vt:variant>
      <vt:variant>
        <vt:i4>7077958</vt:i4>
      </vt:variant>
      <vt:variant>
        <vt:i4>78</vt:i4>
      </vt:variant>
      <vt:variant>
        <vt:i4>0</vt:i4>
      </vt:variant>
      <vt:variant>
        <vt:i4>5</vt:i4>
      </vt:variant>
      <vt:variant>
        <vt:lpwstr>https://www.fb.org/files/AFBF_John_Deere_MOU.pdf</vt:lpwstr>
      </vt:variant>
      <vt:variant>
        <vt:lpwstr/>
      </vt:variant>
      <vt:variant>
        <vt:i4>5046353</vt:i4>
      </vt:variant>
      <vt:variant>
        <vt:i4>75</vt:i4>
      </vt:variant>
      <vt:variant>
        <vt:i4>0</vt:i4>
      </vt:variant>
      <vt:variant>
        <vt:i4>5</vt:i4>
      </vt:variant>
      <vt:variant>
        <vt:lpwstr>https://www.sidley.com/en/insights/newsupdates/2023/10/california-becomes-third-us-state-to-join-the-right-to-repair-movement</vt:lpwstr>
      </vt:variant>
      <vt:variant>
        <vt:lpwstr/>
      </vt:variant>
      <vt:variant>
        <vt:i4>8323117</vt:i4>
      </vt:variant>
      <vt:variant>
        <vt:i4>72</vt:i4>
      </vt:variant>
      <vt:variant>
        <vt:i4>0</vt:i4>
      </vt:variant>
      <vt:variant>
        <vt:i4>5</vt:i4>
      </vt:variant>
      <vt:variant>
        <vt:lpwstr>https://www.revisor.mn.gov/laws/2023/0/Session+Law/Chapter/57/</vt:lpwstr>
      </vt:variant>
      <vt:variant>
        <vt:lpwstr/>
      </vt:variant>
      <vt:variant>
        <vt:i4>5111879</vt:i4>
      </vt:variant>
      <vt:variant>
        <vt:i4>69</vt:i4>
      </vt:variant>
      <vt:variant>
        <vt:i4>0</vt:i4>
      </vt:variant>
      <vt:variant>
        <vt:i4>5</vt:i4>
      </vt:variant>
      <vt:variant>
        <vt:lpwstr>https://leg.colorado.gov/bills/hb23-1011</vt:lpwstr>
      </vt:variant>
      <vt:variant>
        <vt:lpwstr/>
      </vt:variant>
      <vt:variant>
        <vt:i4>5111872</vt:i4>
      </vt:variant>
      <vt:variant>
        <vt:i4>66</vt:i4>
      </vt:variant>
      <vt:variant>
        <vt:i4>0</vt:i4>
      </vt:variant>
      <vt:variant>
        <vt:i4>5</vt:i4>
      </vt:variant>
      <vt:variant>
        <vt:lpwstr>https://twitter.com/JonCampbellNY/status/1608327624526548993</vt:lpwstr>
      </vt:variant>
      <vt:variant>
        <vt:lpwstr/>
      </vt:variant>
      <vt:variant>
        <vt:i4>7995510</vt:i4>
      </vt:variant>
      <vt:variant>
        <vt:i4>63</vt:i4>
      </vt:variant>
      <vt:variant>
        <vt:i4>0</vt:i4>
      </vt:variant>
      <vt:variant>
        <vt:i4>5</vt:i4>
      </vt:variant>
      <vt:variant>
        <vt:lpwstr>https://www.whitehouse.gov/briefing-room/presidential-actions/2021/07/09/executive-order-on-promoting-competition-in-the-american-economy/</vt:lpwstr>
      </vt:variant>
      <vt:variant>
        <vt:lpwstr/>
      </vt:variant>
      <vt:variant>
        <vt:i4>62</vt:i4>
      </vt:variant>
      <vt:variant>
        <vt:i4>60</vt:i4>
      </vt:variant>
      <vt:variant>
        <vt:i4>0</vt:i4>
      </vt:variant>
      <vt:variant>
        <vt:i4>5</vt:i4>
      </vt:variant>
      <vt:variant>
        <vt:lpwstr>https://www.ftc.gov/system/files/documents/reports/nixing-fix-ftc-report-congress-repair-restrictions/nixing_the_fix_report_final_5521_630pm-508_002.pdf</vt:lpwstr>
      </vt:variant>
      <vt:variant>
        <vt:lpwstr/>
      </vt:variant>
      <vt:variant>
        <vt:i4>5570637</vt:i4>
      </vt:variant>
      <vt:variant>
        <vt:i4>57</vt:i4>
      </vt:variant>
      <vt:variant>
        <vt:i4>0</vt:i4>
      </vt:variant>
      <vt:variant>
        <vt:i4>5</vt:i4>
      </vt:variant>
      <vt:variant>
        <vt:lpwstr>https://www.federalregister.gov/documents/2018/10/26/2018-23241/exemption-to-prohibition-on-circumvention-of-copyright-protection-systems-for-access-control</vt:lpwstr>
      </vt:variant>
      <vt:variant>
        <vt:lpwstr/>
      </vt:variant>
      <vt:variant>
        <vt:i4>5308487</vt:i4>
      </vt:variant>
      <vt:variant>
        <vt:i4>54</vt:i4>
      </vt:variant>
      <vt:variant>
        <vt:i4>0</vt:i4>
      </vt:variant>
      <vt:variant>
        <vt:i4>5</vt:i4>
      </vt:variant>
      <vt:variant>
        <vt:lpwstr>https://www.federalregister.gov/documents/2024/10/28/2024-24563/exemption-to-prohibition-on-circumvention-of-copyright-protection-systems-for-access-control</vt:lpwstr>
      </vt:variant>
      <vt:variant>
        <vt:lpwstr/>
      </vt:variant>
      <vt:variant>
        <vt:i4>5832719</vt:i4>
      </vt:variant>
      <vt:variant>
        <vt:i4>51</vt:i4>
      </vt:variant>
      <vt:variant>
        <vt:i4>0</vt:i4>
      </vt:variant>
      <vt:variant>
        <vt:i4>5</vt:i4>
      </vt:variant>
      <vt:variant>
        <vt:lpwstr>https://openparliament.ca/committees/industry/44-1/57/anthony-d-rosborough-1/</vt:lpwstr>
      </vt:variant>
      <vt:variant>
        <vt:lpwstr/>
      </vt:variant>
      <vt:variant>
        <vt:i4>7733369</vt:i4>
      </vt:variant>
      <vt:variant>
        <vt:i4>48</vt:i4>
      </vt:variant>
      <vt:variant>
        <vt:i4>0</vt:i4>
      </vt:variant>
      <vt:variant>
        <vt:i4>5</vt:i4>
      </vt:variant>
      <vt:variant>
        <vt:lpwstr>https://openparliament.ca/committees/industry/44-1/57/shannon-sereda-1/</vt:lpwstr>
      </vt:variant>
      <vt:variant>
        <vt:lpwstr/>
      </vt:variant>
      <vt:variant>
        <vt:i4>131148</vt:i4>
      </vt:variant>
      <vt:variant>
        <vt:i4>45</vt:i4>
      </vt:variant>
      <vt:variant>
        <vt:i4>0</vt:i4>
      </vt:variant>
      <vt:variant>
        <vt:i4>5</vt:i4>
      </vt:variant>
      <vt:variant>
        <vt:lpwstr>https://digitalcommons.schulichlaw.dal.ca/djls/vol32/iss1/5/</vt:lpwstr>
      </vt:variant>
      <vt:variant>
        <vt:lpwstr/>
      </vt:variant>
      <vt:variant>
        <vt:i4>7405650</vt:i4>
      </vt:variant>
      <vt:variant>
        <vt:i4>42</vt:i4>
      </vt:variant>
      <vt:variant>
        <vt:i4>0</vt:i4>
      </vt:variant>
      <vt:variant>
        <vt:i4>5</vt:i4>
      </vt:variant>
      <vt:variant>
        <vt:lpwstr>https://www.wipo.int/wipo_magazine_digital/fr/2023/article_0023.html</vt:lpwstr>
      </vt:variant>
      <vt:variant>
        <vt:lpwstr/>
      </vt:variant>
      <vt:variant>
        <vt:i4>2556001</vt:i4>
      </vt:variant>
      <vt:variant>
        <vt:i4>39</vt:i4>
      </vt:variant>
      <vt:variant>
        <vt:i4>0</vt:i4>
      </vt:variant>
      <vt:variant>
        <vt:i4>5</vt:i4>
      </vt:variant>
      <vt:variant>
        <vt:lpwstr>https://openparliament.ca/committees/industry/44-1/49/catherine-lovrics-2/</vt:lpwstr>
      </vt:variant>
      <vt:variant>
        <vt:lpwstr/>
      </vt:variant>
      <vt:variant>
        <vt:i4>4915226</vt:i4>
      </vt:variant>
      <vt:variant>
        <vt:i4>36</vt:i4>
      </vt:variant>
      <vt:variant>
        <vt:i4>0</vt:i4>
      </vt:variant>
      <vt:variant>
        <vt:i4>5</vt:i4>
      </vt:variant>
      <vt:variant>
        <vt:lpwstr>https://openparliament.ca/committees/industry/44-1/57/charles-bernard-1/</vt:lpwstr>
      </vt:variant>
      <vt:variant>
        <vt:lpwstr/>
      </vt:variant>
      <vt:variant>
        <vt:i4>6094927</vt:i4>
      </vt:variant>
      <vt:variant>
        <vt:i4>33</vt:i4>
      </vt:variant>
      <vt:variant>
        <vt:i4>0</vt:i4>
      </vt:variant>
      <vt:variant>
        <vt:i4>5</vt:i4>
      </vt:variant>
      <vt:variant>
        <vt:lpwstr>https://openparliament.ca/committees/industry/44-1/57/paul-fogolin-1/</vt:lpwstr>
      </vt:variant>
      <vt:variant>
        <vt:lpwstr/>
      </vt:variant>
      <vt:variant>
        <vt:i4>1179713</vt:i4>
      </vt:variant>
      <vt:variant>
        <vt:i4>30</vt:i4>
      </vt:variant>
      <vt:variant>
        <vt:i4>0</vt:i4>
      </vt:variant>
      <vt:variant>
        <vt:i4>5</vt:i4>
      </vt:variant>
      <vt:variant>
        <vt:lpwstr>https://www.ourcommons.ca/Content/Committee/441/INDU/Brief/BR12209146/br-external/EntertainmentSoftwareAssociationOfCanada-e.pdf</vt:lpwstr>
      </vt:variant>
      <vt:variant>
        <vt:lpwstr/>
      </vt:variant>
      <vt:variant>
        <vt:i4>8257636</vt:i4>
      </vt:variant>
      <vt:variant>
        <vt:i4>27</vt:i4>
      </vt:variant>
      <vt:variant>
        <vt:i4>0</vt:i4>
      </vt:variant>
      <vt:variant>
        <vt:i4>5</vt:i4>
      </vt:variant>
      <vt:variant>
        <vt:lpwstr>https://openparliament.ca/committees/industry/44-1/59/patrick-blanar-1/</vt:lpwstr>
      </vt:variant>
      <vt:variant>
        <vt:lpwstr/>
      </vt:variant>
      <vt:variant>
        <vt:i4>6422588</vt:i4>
      </vt:variant>
      <vt:variant>
        <vt:i4>24</vt:i4>
      </vt:variant>
      <vt:variant>
        <vt:i4>0</vt:i4>
      </vt:variant>
      <vt:variant>
        <vt:i4>5</vt:i4>
      </vt:variant>
      <vt:variant>
        <vt:lpwstr>https://openparliament.ca/committees/industry/44-1/59/andy-fillmore-6/</vt:lpwstr>
      </vt:variant>
      <vt:variant>
        <vt:lpwstr/>
      </vt:variant>
      <vt:variant>
        <vt:i4>1114117</vt:i4>
      </vt:variant>
      <vt:variant>
        <vt:i4>21</vt:i4>
      </vt:variant>
      <vt:variant>
        <vt:i4>0</vt:i4>
      </vt:variant>
      <vt:variant>
        <vt:i4>5</vt:i4>
      </vt:variant>
      <vt:variant>
        <vt:lpwstr>https://openparliament.ca/committees/industry/44-1/59/viviane-lapointe-5/</vt:lpwstr>
      </vt:variant>
      <vt:variant>
        <vt:lpwstr/>
      </vt:variant>
      <vt:variant>
        <vt:i4>2556001</vt:i4>
      </vt:variant>
      <vt:variant>
        <vt:i4>18</vt:i4>
      </vt:variant>
      <vt:variant>
        <vt:i4>0</vt:i4>
      </vt:variant>
      <vt:variant>
        <vt:i4>5</vt:i4>
      </vt:variant>
      <vt:variant>
        <vt:lpwstr>https://openparliament.ca/committees/industry/44-1/49/catherine-lovrics-2/</vt:lpwstr>
      </vt:variant>
      <vt:variant>
        <vt:lpwstr/>
      </vt:variant>
      <vt:variant>
        <vt:i4>1769500</vt:i4>
      </vt:variant>
      <vt:variant>
        <vt:i4>15</vt:i4>
      </vt:variant>
      <vt:variant>
        <vt:i4>0</vt:i4>
      </vt:variant>
      <vt:variant>
        <vt:i4>5</vt:i4>
      </vt:variant>
      <vt:variant>
        <vt:lpwstr>https://canlii.ca/t/7n4cj</vt:lpwstr>
      </vt:variant>
      <vt:variant>
        <vt:lpwstr/>
      </vt:variant>
      <vt:variant>
        <vt:i4>8323198</vt:i4>
      </vt:variant>
      <vt:variant>
        <vt:i4>12</vt:i4>
      </vt:variant>
      <vt:variant>
        <vt:i4>0</vt:i4>
      </vt:variant>
      <vt:variant>
        <vt:i4>5</vt:i4>
      </vt:variant>
      <vt:variant>
        <vt:lpwstr>https://canadagazette.gc.ca/rp-pr/p2/2012/2012-11-07/html/si-tr85-fra.html</vt:lpwstr>
      </vt:variant>
      <vt:variant>
        <vt:lpwstr/>
      </vt:variant>
      <vt:variant>
        <vt:i4>2752517</vt:i4>
      </vt:variant>
      <vt:variant>
        <vt:i4>9</vt:i4>
      </vt:variant>
      <vt:variant>
        <vt:i4>0</vt:i4>
      </vt:variant>
      <vt:variant>
        <vt:i4>5</vt:i4>
      </vt:variant>
      <vt:variant>
        <vt:lpwstr>https://laws-lois.justice.gc.ca/fra/LoisAnnuelles/2012_20/TexteComplet.html</vt:lpwstr>
      </vt:variant>
      <vt:variant>
        <vt:lpwstr/>
      </vt:variant>
      <vt:variant>
        <vt:i4>3145833</vt:i4>
      </vt:variant>
      <vt:variant>
        <vt:i4>6</vt:i4>
      </vt:variant>
      <vt:variant>
        <vt:i4>0</vt:i4>
      </vt:variant>
      <vt:variant>
        <vt:i4>5</vt:i4>
      </vt:variant>
      <vt:variant>
        <vt:lpwstr>https://www.wipo.int/wipolex/fr/treaties/textdetails/12740</vt:lpwstr>
      </vt:variant>
      <vt:variant>
        <vt:lpwstr/>
      </vt:variant>
      <vt:variant>
        <vt:i4>4980744</vt:i4>
      </vt:variant>
      <vt:variant>
        <vt:i4>3</vt:i4>
      </vt:variant>
      <vt:variant>
        <vt:i4>0</vt:i4>
      </vt:variant>
      <vt:variant>
        <vt:i4>5</vt:i4>
      </vt:variant>
      <vt:variant>
        <vt:lpwstr>https://www.parl.ca/legisinfo/fr/projet-de-loi/43-2/c-272</vt:lpwstr>
      </vt:variant>
      <vt:variant>
        <vt:lpwstr/>
      </vt:variant>
      <vt:variant>
        <vt:i4>5177356</vt:i4>
      </vt:variant>
      <vt:variant>
        <vt:i4>0</vt:i4>
      </vt:variant>
      <vt:variant>
        <vt:i4>0</vt:i4>
      </vt:variant>
      <vt:variant>
        <vt:i4>5</vt:i4>
      </vt:variant>
      <vt:variant>
        <vt:lpwstr>https://www.parl.ca/legisinfo/fr/projet-de-loi/44-1/c-244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Petit, Gaspard</cp:lastModifiedBy>
  <cp:revision>2</cp:revision>
  <dcterms:created xsi:type="dcterms:W3CDTF">2024-11-22T17:45:00Z</dcterms:created>
  <dcterms:modified xsi:type="dcterms:W3CDTF">2026-04-11T05:51:00Z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0x0101008BCA4F4E672FAC4691598DEB380F9245</vt:lpwstr>
  </property>
</Properties>
</file>