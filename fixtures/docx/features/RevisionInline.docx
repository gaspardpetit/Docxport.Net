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921D73" w14:textId="0F46AF99" w:rsidR="006E77AD" w:rsidRDefault="00F71348">
      <w:r>
        <w:t xml:space="preserve">The </w:t>
      </w:r>
      <w:ins w:id="0" w:author="Petit, Gaspard" w:date="2026-10-13T21:07:00Z" w16du:dateUtc="2026-10-14T01:07:00Z">
        <w:r>
          <w:t>new</w:t>
        </w:r>
      </w:ins>
      <w:del w:id="1" w:author="Petit, Gaspard" w:date="2026-10-13T21:07:00Z" w16du:dateUtc="2026-10-14T01:07:00Z">
        <w:r w:rsidDel="00F71348">
          <w:delText>old</w:delText>
        </w:r>
      </w:del>
      <w:r>
        <w:t xml:space="preserve"> text remains.</w:t>
      </w:r>
    </w:p>
    <w:sectPr w:rsidR="006E77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Petit, Gaspard">
    <w15:presenceInfo w15:providerId="AD" w15:userId="S::GPetit@lavery.ca::868c0acb-ae1a-4a0d-9aaa-49df9fc58bc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348"/>
    <w:rsid w:val="00326B4A"/>
    <w:rsid w:val="003E3EA1"/>
    <w:rsid w:val="00681184"/>
    <w:rsid w:val="006E77AD"/>
    <w:rsid w:val="0097674F"/>
    <w:rsid w:val="00A7598E"/>
    <w:rsid w:val="00B169C6"/>
    <w:rsid w:val="00E53AE8"/>
    <w:rsid w:val="00EF24AA"/>
    <w:rsid w:val="00EF65DD"/>
    <w:rsid w:val="00F71348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F314C"/>
  <w14:defaultImageDpi w14:val="32767"/>
  <w15:chartTrackingRefBased/>
  <w15:docId w15:val="{44376356-369D-49CB-9175-7DE93DA29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3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3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3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3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3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3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3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3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3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3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3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3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3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3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3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3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3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3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3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3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3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3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3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3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3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3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348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7134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22</Characters>
  <Application>Microsoft Office Word</Application>
  <DocSecurity>0</DocSecurity>
  <Lines>1</Lines>
  <Paragraphs>1</Paragraphs>
  <ScaleCrop>false</ScaleCrop>
  <Company/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2026-10-14T01:07:00Z</dcterms:created>
  <dcterms:modified xsi:type="dcterms:W3CDTF">2026-10-14T01:07:00Z</dcterms:modified>
</cp:coreProperties>
</file>