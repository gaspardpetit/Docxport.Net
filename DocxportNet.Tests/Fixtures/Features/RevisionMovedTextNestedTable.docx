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</w:tblPr>
      <w:tblGrid>
        <w:gridCol w:w="9360"/>
      </w:tblGrid>
      <w:tr>
        <w:tc>
          <w:tcPr>
            <w:tcW w:w="9360" w:type="dxa"/>
            <w:tcMar>
              <w:left w:w="360" w:type="dxa"/>
              <w:top w:w="240" w:type="dxa"/>
            </w:tcMar>
          </w:tcPr>
          <w:tbl>
            <w:tblPr>
              <w:tblW w:w="8500" w:type="dxa"/>
            </w:tblPr>
            <w:tblGrid>
              <w:gridCol w:w="4250"/>
              <w:gridCol w:w="4250"/>
            </w:tblGrid>
            <w:tr>
              <w:tc>
                <w:tcPr>
                  <w:tcW w:w="4250" w:type="dxa"/>
                </w:tcPr>
                <w:p w14:paraId="70921D73" w14:textId="0F46AF99" w:rsidR="006E77AD" w:rsidRDefault="00F71348">
                  <w:r>
                    <w:t xml:space="preserve">The </w:t>
                  </w:r>
                  <w:moveToRangeStart w:id="10" w:name="move1"/>
                  <w:moveTo w:id="0" w:author="Petit, Gaspard" w:date="2026-10-13T21:07:00Z" w16du:dateUtc="2026-10-14T01:07:00Z">
                    <w:r>
                      <w:t>new</w:t>
                    </w:r>
                  </w:moveTo>
                  <w:moveToRangeEnd w:id="10"/>
                  <w:r>
                    <w:t xml:space="preserve"> remains in the first cell.</w:t>
                  </w:r>
                </w:p>
              </w:tc>
              <w:tc>
                <w:tcPr>
                  <w:tcW w:w="4250" w:type="dxa"/>
                </w:tcPr>
                <w:p>
                  <w:moveFromRangeStart w:id="11" w:name="move1"/>
                  <w:moveFrom w:id="1" w:author="Petit, Gaspard" w:date="2026-10-13T21:07:00Z" w16du:dateUtc="2026-10-14T01:07:00Z">
                    <w:r w:rsidDel="00F71348">
                      <w:t>old</w:t>
                    </w:r>
                  </w:moveFrom>
                  <w:moveFromRangeEnd w:id="11"/>
                  <w:r>
                    <w:t xml:space="preserve"> remains in the second cell.</w:t>
                  </w:r>
                </w:p>
              </w:tc>
            </w:tr>
          </w:tbl>
          <w:p/>
        </w:tc>
      </w:tr>
    </w:tbl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48"/>
    <w:rsid w:val="00326B4A"/>
    <w:rsid w:val="003E3EA1"/>
    <w:rsid w:val="00681184"/>
    <w:rsid w:val="006E77AD"/>
    <w:rsid w:val="0097674F"/>
    <w:rsid w:val="00A7598E"/>
    <w:rsid w:val="00B169C6"/>
    <w:rsid w:val="00E53AE8"/>
    <w:rsid w:val="00EF24AA"/>
    <w:rsid w:val="00EF65DD"/>
    <w:rsid w:val="00F71348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314C"/>
  <w14:defaultImageDpi w14:val="32767"/>
  <w15:chartTrackingRefBased/>
  <w15:docId w15:val="{44376356-369D-49CB-9175-7DE93DA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71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2026-10-14T01:07:00Z</dcterms:created>
  <dcterms:modified xsi:type="dcterms:W3CDTF">2026-10-14T01:07:00Z</dcterms:modified>
</cp:coreProperties>
</file>