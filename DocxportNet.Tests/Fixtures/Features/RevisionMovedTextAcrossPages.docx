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21D73" w14:textId="0F46AF99" w:rsidR="006E77AD" w:rsidRDefault="00F71348">
      <w:r>
        <w:t xml:space="preserve">The </w:t>
      </w:r>
      <w:moveToRangeStart w:id="10" w:name="move1"/>
      <w:moveTo w:id="0" w:author="Petit, Gaspard" w:date="2026-10-13T21:07:00Z" w16du:dateUtc="2026-10-14T01:07:00Z">
        <w:r>
          <w:t>new</w:t>
        </w:r>
      </w:moveTo>
      <w:moveToRangeEnd w:id="10"/>
      <w:r>
        <w:t xml:space="preserve"> text remains.</w:t>
      </w:r>
    </w:p>
    <w:p>
      <w:r>
        <w:br w:type="page"/>
      </w:r>
    </w:p>
    <w:p>
      <w:moveFromRangeStart w:id="11" w:name="move1"/>
      <w:moveFrom w:id="1" w:author="Petit, Gaspard" w:date="2026-10-13T21:07:00Z" w16du:dateUtc="2026-10-14T01:07:00Z">
        <w:r w:rsidDel="00F71348">
          <w:t>old</w:t>
        </w:r>
      </w:moveFrom>
      <w:moveFromRangeEnd w:id="11"/>
      <w:r>
        <w:t>After the move.</w:t>
      </w:r>
    </w:p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tit, Gaspard">
    <w15:presenceInfo w15:providerId="AD" w15:userId="S::GPetit@lavery.ca::868c0acb-ae1a-4a0d-9aaa-49df9fc58b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348"/>
    <w:rsid w:val="00326B4A"/>
    <w:rsid w:val="003E3EA1"/>
    <w:rsid w:val="00681184"/>
    <w:rsid w:val="006E77AD"/>
    <w:rsid w:val="0097674F"/>
    <w:rsid w:val="00A7598E"/>
    <w:rsid w:val="00B169C6"/>
    <w:rsid w:val="00E53AE8"/>
    <w:rsid w:val="00EF24AA"/>
    <w:rsid w:val="00EF65DD"/>
    <w:rsid w:val="00F71348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F314C"/>
  <w14:defaultImageDpi w14:val="32767"/>
  <w15:chartTrackingRefBased/>
  <w15:docId w15:val="{44376356-369D-49CB-9175-7DE93DA2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348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713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2026-10-14T01:07:00Z</dcterms:created>
  <dcterms:modified xsi:type="dcterms:W3CDTF">2026-10-14T01:07:00Z</dcterms:modified>
</cp:coreProperties>
</file>