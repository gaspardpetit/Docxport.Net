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1D73" w14:textId="0F46AF99" w:rsidR="006E77AD" w:rsidRDefault="00F71348">
      <w:r>
        <w:t xml:space="preserve">The </w:t>
      </w:r>
      <w:moveToRangeStart w:id="10" w:name="move1"/>
      <w:moveTo w:id="0" w:author="Petit, Gaspard" w:date="2026-10-13T21:07:00Z" w16du:dateUtc="2026-10-14T01:07:00Z">
        <w:r>
          <w:t>n</w:t>
        </w:r>
        <w:r>
          <w:t>ew</w:t>
        </w:r>
      </w:moveTo>
      <w:moveToRangeEnd w:id="10"/>
      <w:moveFromRangeStart w:id="11" w:name="move1"/>
      <w:moveFrom w:id="1" w:author="Petit, Gaspard" w:date="2026-10-13T21:07:00Z" w16du:dateUtc="2026-10-14T01:07:00Z">
        <w:r w:rsidDel="00F71348">
          <w:t>o</w:t>
        </w:r>
        <w:r w:rsidDel="00F71348">
          <w:t>ld</w:t>
        </w:r>
      </w:moveFrom>
      <w:moveFromRangeEnd w:id="11"/>
      <w:r>
        <w:t xml:space="preserve"> text remains.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