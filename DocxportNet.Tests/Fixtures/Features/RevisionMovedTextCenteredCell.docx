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rPr>
          <w:trHeight w:val="1800" w:hRule="exact"/>
        </w:trP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moveToRangeStart w:id="10" w:name="move1"/>
            <w:moveTo w:id="0" w:author="Petit, Gaspard" w:date="2026-10-13T21:07:00Z" w16du:dateUtc="2026-10-14T01:07:00Z">
              <w:r>
                <w:t>new</w:t>
              </w:r>
            </w:moveTo>
            <w:moveToRangeEnd w:id="10"/>
            <w:r>
              <w:t xml:space="preserve"> remains in the first cell.</w:t>
            </w:r>
          </w:p>
        </w:tc>
        <w:tc>
          <w:tcPr>
            <w:tcW w:w="4680" w:type="dxa"/>
            <w:vAlign w:val="center"/>
          </w:tcPr>
          <w:p>
            <w:moveFromRangeStart w:id="11" w:name="move1"/>
            <w:moveFrom w:id="1" w:author="Petit, Gaspard" w:date="2026-10-13T21:07:00Z" w16du:dateUtc="2026-10-14T01:07:00Z">
              <w:r w:rsidDel="00F71348">
                <w:t>old</w:t>
              </w:r>
            </w:moveFrom>
            <w:moveFromRangeEnd w:id="11"/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