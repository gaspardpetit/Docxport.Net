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1D73" w14:textId="0F46AF99" w:rsidR="006E77AD" w:rsidRDefault="00F71348">
      <w:r>
        <w:t xml:space="preserve">The </w:t>
      </w:r>
      <w:moveToRangeStart w:id="10" w:name="move1"/>
      <w:moveTo w:id="0" w:author="Petit, Gaspard" w:date="2026-10-13T21:07:00Z" w16du:dateUtc="2026-10-14T01:07:00Z">
        <w:r>
          <w:t>new</w:t>
        </w:r>
      </w:moveTo>
      <w:moveToRangeEnd w:id="10"/>
      <w:moveFromRangeStart w:id="11" w:name="move1"/>
      <w:moveFrom w:id="1" w:author="Petit, Gaspard" w:date="2026-10-13T21:07:00Z" w16du:dateUtc="2026-10-14T01:07:00Z">
        <w:r w:rsidDel="00F71348">
          <w:t>old</w:t>
        </w:r>
      </w:moveFrom>
      <w:moveFromRangeEnd w:id="11"/>
      <w:r>
        <w:t xml:space="preserve"> text remains.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