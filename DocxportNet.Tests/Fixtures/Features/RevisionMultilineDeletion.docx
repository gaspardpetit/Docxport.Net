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A15F3" w14:textId="01AA0CF5" w:rsidR="006E77AD" w:rsidRDefault="00195A98">
      <w:r>
        <w:t xml:space="preserve">Lead </w:t>
      </w:r>
      <w:ins w:id="0" w:author="Petit, Gaspard" w:date="2026-10-13T21:51:00Z" w16du:dateUtc="2026-10-14T01:51:00Z">
        <w:r>
          <w:t>updated</w:t>
        </w:r>
      </w:ins>
      <w:del w:id="1" w:author="Petit, Gaspard" w:date="2026-10-13T21:51:00Z" w16du:dateUtc="2026-10-14T01:51:00Z">
        <w:r w:rsidDel="00195A98">
          <w:delText>amber cedar harbor amber cedar harbor amber cedar harbor amber cedar harbor amber cedar harbor amber cedar harbor amber cedar harbor amber cedar harbor amber cedar harbor amber cedar harbor amber cedar harbor amber cedar harbor</w:delText>
        </w:r>
      </w:del>
      <w:r>
        <w:t xml:space="preserve"> tail.</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it, Gaspard">
    <w15:presenceInfo w15:providerId="AD" w15:userId="S::GPetit@lavery.ca::868c0acb-ae1a-4a0d-9aaa-49df9fc58b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A98"/>
    <w:rsid w:val="00195A98"/>
    <w:rsid w:val="00326B4A"/>
    <w:rsid w:val="003E3EA1"/>
    <w:rsid w:val="005A675F"/>
    <w:rsid w:val="006E77AD"/>
    <w:rsid w:val="0097674F"/>
    <w:rsid w:val="00A7598E"/>
    <w:rsid w:val="00B169C6"/>
    <w:rsid w:val="00E53AE8"/>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ED9D9"/>
  <w14:defaultImageDpi w14:val="32767"/>
  <w15:chartTrackingRefBased/>
  <w15:docId w15:val="{DA564672-F18E-49AC-94EE-83E0CFC84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A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A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A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A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A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A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A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A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A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A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A98"/>
    <w:rPr>
      <w:rFonts w:eastAsiaTheme="majorEastAsia" w:cstheme="majorBidi"/>
      <w:color w:val="272727" w:themeColor="text1" w:themeTint="D8"/>
    </w:rPr>
  </w:style>
  <w:style w:type="paragraph" w:styleId="Title">
    <w:name w:val="Title"/>
    <w:basedOn w:val="Normal"/>
    <w:next w:val="Normal"/>
    <w:link w:val="TitleChar"/>
    <w:uiPriority w:val="10"/>
    <w:qFormat/>
    <w:rsid w:val="00195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A98"/>
    <w:pPr>
      <w:spacing w:before="160"/>
      <w:jc w:val="center"/>
    </w:pPr>
    <w:rPr>
      <w:i/>
      <w:iCs/>
      <w:color w:val="404040" w:themeColor="text1" w:themeTint="BF"/>
    </w:rPr>
  </w:style>
  <w:style w:type="character" w:customStyle="1" w:styleId="QuoteChar">
    <w:name w:val="Quote Char"/>
    <w:basedOn w:val="DefaultParagraphFont"/>
    <w:link w:val="Quote"/>
    <w:uiPriority w:val="29"/>
    <w:rsid w:val="00195A98"/>
    <w:rPr>
      <w:i/>
      <w:iCs/>
      <w:color w:val="404040" w:themeColor="text1" w:themeTint="BF"/>
    </w:rPr>
  </w:style>
  <w:style w:type="paragraph" w:styleId="ListParagraph">
    <w:name w:val="List Paragraph"/>
    <w:basedOn w:val="Normal"/>
    <w:uiPriority w:val="34"/>
    <w:qFormat/>
    <w:rsid w:val="00195A98"/>
    <w:pPr>
      <w:ind w:left="720"/>
      <w:contextualSpacing/>
    </w:pPr>
  </w:style>
  <w:style w:type="character" w:styleId="IntenseEmphasis">
    <w:name w:val="Intense Emphasis"/>
    <w:basedOn w:val="DefaultParagraphFont"/>
    <w:uiPriority w:val="21"/>
    <w:qFormat/>
    <w:rsid w:val="00195A98"/>
    <w:rPr>
      <w:i/>
      <w:iCs/>
      <w:color w:val="0F4761" w:themeColor="accent1" w:themeShade="BF"/>
    </w:rPr>
  </w:style>
  <w:style w:type="paragraph" w:styleId="IntenseQuote">
    <w:name w:val="Intense Quote"/>
    <w:basedOn w:val="Normal"/>
    <w:next w:val="Normal"/>
    <w:link w:val="IntenseQuoteChar"/>
    <w:uiPriority w:val="30"/>
    <w:qFormat/>
    <w:rsid w:val="00195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A98"/>
    <w:rPr>
      <w:i/>
      <w:iCs/>
      <w:color w:val="0F4761" w:themeColor="accent1" w:themeShade="BF"/>
    </w:rPr>
  </w:style>
  <w:style w:type="character" w:styleId="IntenseReference">
    <w:name w:val="Intense Reference"/>
    <w:basedOn w:val="DefaultParagraphFont"/>
    <w:uiPriority w:val="32"/>
    <w:qFormat/>
    <w:rsid w:val="00195A98"/>
    <w:rPr>
      <w:b/>
      <w:bCs/>
      <w:smallCaps/>
      <w:color w:val="0F4761" w:themeColor="accent1" w:themeShade="BF"/>
      <w:spacing w:val="5"/>
    </w:rPr>
  </w:style>
  <w:style w:type="paragraph" w:styleId="Revision">
    <w:name w:val="Revision"/>
    <w:hidden/>
    <w:uiPriority w:val="99"/>
    <w:semiHidden/>
    <w:rsid w:val="00195A9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Words>
  <Characters>210</Characters>
  <Application>Microsoft Office Word</Application>
  <DocSecurity>0</DocSecurity>
  <Lines>1</Lines>
  <Paragraphs>1</Paragraphs>
  <ScaleCrop>false</ScaleCrop>
  <Company/>
  <LinksUpToDate>false</LinksUpToDate>
  <CharactersWithSpaces>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1</cp:revision>
  <dcterms:created xsi:type="dcterms:W3CDTF">2026-10-14T01:51:00Z</dcterms:created>
  <dcterms:modified xsi:type="dcterms:W3CDTF">2026-10-14T01:51:00Z</dcterms:modified>
</cp:coreProperties>
</file>