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D998" w14:textId="3F5A169F" w:rsidR="00567F83" w:rsidRDefault="00567F83" w:rsidP="00C572D5">
      <w:pPr>
        <w:ind w:left="720" w:hanging="360"/>
      </w:pPr>
      <w:r>
        <w:t>original text</w:t>
      </w:r>
      <w:del w:id="0" w:author="Gaspard Petit" w:date="2025-12-21T03:39:00Z" w16du:dateUtc="2025-12-21T08:39:00Z">
        <w:r w:rsidDel="00567F83">
          <w:delText>, deleted text</w:delText>
        </w:r>
      </w:del>
      <w:ins w:id="1" w:author="Gaspard Petit" w:date="2025-12-21T03:39:00Z" w16du:dateUtc="2025-12-21T08:39:00Z">
        <w:r>
          <w:t>, added text</w:t>
        </w:r>
      </w:ins>
      <w:r>
        <w:t>, original text</w:t>
      </w:r>
    </w:p>
    <w:p w14:paraId="3FE1103B" w14:textId="77777777" w:rsidR="00567F83" w:rsidRDefault="00567F83" w:rsidP="00C572D5">
      <w:pPr>
        <w:ind w:left="720" w:hanging="360"/>
      </w:pPr>
    </w:p>
    <w:p w14:paraId="2CC35547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 w:rsidRPr="00567F83">
        <w:rPr>
          <w:lang w:eastAsia="ja-JP" w:bidi="th-TH"/>
        </w:rPr>
        <w:t> </w:t>
      </w:r>
      <w:r>
        <w:rPr>
          <w:lang w:val="fr-CA" w:eastAsia="ja-JP" w:bidi="th-TH"/>
        </w:rPr>
        <w:t>Original 1</w:t>
      </w:r>
    </w:p>
    <w:p w14:paraId="5CAB48FA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2</w:t>
      </w:r>
    </w:p>
    <w:p w14:paraId="321B83E6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3</w:t>
      </w:r>
    </w:p>
    <w:p w14:paraId="649FE9AA" w14:textId="01A1E055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3" w:author="Gaspard Petit" w:date="2025-12-21T02:40:00Z" w16du:dateUtc="2025-12-21T07:40:00Z"/>
          <w:lang w:val="fr-CA" w:eastAsia="ja-JP" w:bidi="th-TH"/>
        </w:rPr>
      </w:pPr>
      <w:del w:id="4" w:author="Gaspard Petit" w:date="2025-12-21T02:40:00Z" w16du:dateUtc="2025-12-21T07:40:00Z">
        <w:r w:rsidDel="00C572D5">
          <w:rPr>
            <w:lang w:val="fr-CA" w:eastAsia="ja-JP" w:bidi="th-TH"/>
          </w:rPr>
          <w:delText> Dele</w:delText>
        </w:r>
        <w:r w:rsidDel="00C572D5">
          <w:rPr>
            <w:lang w:val="fr-CA" w:eastAsia="ja-JP" w:bidi="th-TH"/>
          </w:rPr>
          <w:delText>ted 4</w:delText>
        </w:r>
      </w:del>
    </w:p>
    <w:p w14:paraId="18229273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5" w:author="Gaspard Petit" w:date="2025-12-21T02:40:00Z" w16du:dateUtc="2025-12-21T07:40:00Z"/>
          <w:lang w:val="fr-CA" w:eastAsia="ja-JP" w:bidi="th-TH"/>
        </w:rPr>
      </w:pPr>
      <w:ins w:id="6" w:author="Gaspard Petit" w:date="2025-12-21T02:40:00Z" w16du:dateUtc="2025-12-21T07:40:00Z">
        <w:r>
          <w:rPr>
            <w:lang w:val="fr-CA" w:eastAsia="ja-JP" w:bidi="th-TH"/>
          </w:rPr>
          <w:t> Adde</w:t>
        </w:r>
        <w:r>
          <w:rPr>
            <w:lang w:val="fr-CA" w:eastAsia="ja-JP" w:bidi="th-TH"/>
          </w:rPr>
          <w:t>d 5</w:t>
        </w:r>
      </w:ins>
    </w:p>
    <w:p w14:paraId="14FC9D52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6</w:t>
      </w:r>
    </w:p>
    <w:p w14:paraId="39CEF5B2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7" w:author="Gaspard Petit" w:date="2025-12-21T02:40:00Z" w16du:dateUtc="2025-12-21T07:40:00Z"/>
          <w:lang w:val="fr-CA" w:eastAsia="ja-JP" w:bidi="th-TH"/>
        </w:rPr>
      </w:pPr>
      <w:ins w:id="8" w:author="Gaspard Petit" w:date="2025-12-21T02:40:00Z" w16du:dateUtc="2025-12-21T07:40:00Z">
        <w:r>
          <w:rPr>
            <w:lang w:val="fr-CA" w:eastAsia="ja-JP" w:bidi="th-TH"/>
          </w:rPr>
          <w:t> Added 7</w:t>
        </w:r>
      </w:ins>
    </w:p>
    <w:p w14:paraId="452FF96E" w14:textId="77098D3A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9" w:author="Gaspard Petit" w:date="2025-12-21T02:40:00Z" w16du:dateUtc="2025-12-21T07:40:00Z"/>
          <w:lang w:val="fr-CA" w:eastAsia="ja-JP" w:bidi="th-TH"/>
        </w:rPr>
      </w:pPr>
      <w:del w:id="10" w:author="Gaspard Petit" w:date="2025-12-21T02:40:00Z" w16du:dateUtc="2025-12-21T07:40:00Z">
        <w:r w:rsidDel="00C572D5">
          <w:rPr>
            <w:lang w:val="fr-CA" w:eastAsia="ja-JP" w:bidi="th-TH"/>
          </w:rPr>
          <w:delText> Delete 8</w:delText>
        </w:r>
      </w:del>
    </w:p>
    <w:p w14:paraId="12FA12A4" w14:textId="4D8E2C03" w:rsidR="008D3EBF" w:rsidRPr="00C34C39" w:rsidRDefault="00C572D5" w:rsidP="008D3EBF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9</w:t>
      </w:r>
    </w:p>
    <w:sectPr w:rsidR="008D3EBF" w:rsidRPr="00C34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altName w:val="Calibri"/>
    <w:charset w:val="00"/>
    <w:family w:val="auto"/>
    <w:pitch w:val="variable"/>
    <w:sig w:usb0="20000207" w:usb1="00000002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FA8"/>
      </v:shape>
    </w:pict>
  </w:numPicBullet>
  <w:abstractNum w:abstractNumId="0" w15:restartNumberingAfterBreak="0">
    <w:nsid w:val="03033FF4"/>
    <w:multiLevelType w:val="hybridMultilevel"/>
    <w:tmpl w:val="74BA9A92"/>
    <w:lvl w:ilvl="0" w:tplc="E200C86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6EB"/>
    <w:multiLevelType w:val="hybridMultilevel"/>
    <w:tmpl w:val="C8841F1E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79FC"/>
    <w:multiLevelType w:val="hybridMultilevel"/>
    <w:tmpl w:val="3B12B2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038A"/>
    <w:multiLevelType w:val="hybridMultilevel"/>
    <w:tmpl w:val="D2F0C1DE"/>
    <w:lvl w:ilvl="0" w:tplc="35E62E44">
      <w:start w:val="1"/>
      <w:numFmt w:val="decimal"/>
      <w:lvlText w:val="%1:"/>
      <w:lvlJc w:val="left"/>
      <w:pPr>
        <w:ind w:left="720" w:hanging="360"/>
      </w:pPr>
      <w:rPr>
        <w:rFonts w:ascii="Comic Sans MS" w:hAnsi="Comic Sans MS" w:hint="default"/>
        <w:b/>
        <w:i/>
        <w:caps w:val="0"/>
        <w:color w:val="153D63" w:themeColor="text2" w:themeTint="E6"/>
        <w:sz w:val="18"/>
        <w:u w:val="dash" w:color="BF4E1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44283"/>
    <w:multiLevelType w:val="hybridMultilevel"/>
    <w:tmpl w:val="CB9C9C20"/>
    <w:lvl w:ilvl="0" w:tplc="AE4E97F8">
      <w:start w:val="1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5DC7"/>
    <w:multiLevelType w:val="hybridMultilevel"/>
    <w:tmpl w:val="DAA46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90BEA"/>
    <w:multiLevelType w:val="hybridMultilevel"/>
    <w:tmpl w:val="A2D0A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40F4E"/>
    <w:multiLevelType w:val="hybridMultilevel"/>
    <w:tmpl w:val="8B36F7D4"/>
    <w:lvl w:ilvl="0" w:tplc="B3F2CD16">
      <w:start w:val="9999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9503B"/>
    <w:multiLevelType w:val="hybridMultilevel"/>
    <w:tmpl w:val="7B864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E3B77"/>
    <w:multiLevelType w:val="hybridMultilevel"/>
    <w:tmpl w:val="16F6363E"/>
    <w:lvl w:ilvl="0" w:tplc="F68ACF50">
      <w:start w:val="1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2508F"/>
    <w:multiLevelType w:val="hybridMultilevel"/>
    <w:tmpl w:val="A3CAF906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633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4CE254B"/>
    <w:multiLevelType w:val="hybridMultilevel"/>
    <w:tmpl w:val="B608D8B0"/>
    <w:lvl w:ilvl="0" w:tplc="808A9AAC">
      <w:start w:val="9999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0376"/>
    <w:multiLevelType w:val="hybridMultilevel"/>
    <w:tmpl w:val="FF1A3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01F78"/>
    <w:multiLevelType w:val="hybridMultilevel"/>
    <w:tmpl w:val="F9281942"/>
    <w:lvl w:ilvl="0" w:tplc="27F69342">
      <w:start w:val="1"/>
      <w:numFmt w:val="bullet"/>
      <w:lvlText w:val="—"/>
      <w:lvlJc w:val="left"/>
      <w:pPr>
        <w:ind w:left="720" w:hanging="360"/>
      </w:pPr>
      <w:rPr>
        <w:rFonts w:ascii="Merriweather Light" w:hAnsi="Merriweather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D00D8"/>
    <w:multiLevelType w:val="hybridMultilevel"/>
    <w:tmpl w:val="02527CBA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80C93"/>
    <w:multiLevelType w:val="hybridMultilevel"/>
    <w:tmpl w:val="2B3859E8"/>
    <w:lvl w:ilvl="0" w:tplc="64DE02F0">
      <w:start w:val="1"/>
      <w:numFmt w:val="ordin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164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9076527"/>
    <w:multiLevelType w:val="hybridMultilevel"/>
    <w:tmpl w:val="C4FA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15CF5"/>
    <w:multiLevelType w:val="hybridMultilevel"/>
    <w:tmpl w:val="C05AB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8558">
    <w:abstractNumId w:val="18"/>
  </w:num>
  <w:num w:numId="2" w16cid:durableId="215170032">
    <w:abstractNumId w:val="8"/>
  </w:num>
  <w:num w:numId="3" w16cid:durableId="1898542567">
    <w:abstractNumId w:val="14"/>
  </w:num>
  <w:num w:numId="4" w16cid:durableId="1895777343">
    <w:abstractNumId w:val="19"/>
  </w:num>
  <w:num w:numId="5" w16cid:durableId="2045859716">
    <w:abstractNumId w:val="5"/>
  </w:num>
  <w:num w:numId="6" w16cid:durableId="1098333990">
    <w:abstractNumId w:val="13"/>
  </w:num>
  <w:num w:numId="7" w16cid:durableId="160659491">
    <w:abstractNumId w:val="6"/>
  </w:num>
  <w:num w:numId="8" w16cid:durableId="1183932332">
    <w:abstractNumId w:val="1"/>
  </w:num>
  <w:num w:numId="9" w16cid:durableId="47533661">
    <w:abstractNumId w:val="2"/>
  </w:num>
  <w:num w:numId="10" w16cid:durableId="80414459">
    <w:abstractNumId w:val="16"/>
  </w:num>
  <w:num w:numId="11" w16cid:durableId="1329938326">
    <w:abstractNumId w:val="4"/>
  </w:num>
  <w:num w:numId="12" w16cid:durableId="575669009">
    <w:abstractNumId w:val="12"/>
  </w:num>
  <w:num w:numId="13" w16cid:durableId="1586449918">
    <w:abstractNumId w:val="10"/>
  </w:num>
  <w:num w:numId="14" w16cid:durableId="1049300622">
    <w:abstractNumId w:val="0"/>
  </w:num>
  <w:num w:numId="15" w16cid:durableId="1748109937">
    <w:abstractNumId w:val="9"/>
  </w:num>
  <w:num w:numId="16" w16cid:durableId="1047071331">
    <w:abstractNumId w:val="7"/>
  </w:num>
  <w:num w:numId="17" w16cid:durableId="1214272264">
    <w:abstractNumId w:val="3"/>
  </w:num>
  <w:num w:numId="18" w16cid:durableId="991984115">
    <w:abstractNumId w:val="11"/>
  </w:num>
  <w:num w:numId="19" w16cid:durableId="279846122">
    <w:abstractNumId w:val="17"/>
  </w:num>
  <w:num w:numId="20" w16cid:durableId="17201326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spard Petit">
    <w15:presenceInfo w15:providerId="Windows Live" w15:userId="d6f97f1efc77af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9"/>
    <w:rsid w:val="000740E1"/>
    <w:rsid w:val="00132A51"/>
    <w:rsid w:val="002417C1"/>
    <w:rsid w:val="00326B4A"/>
    <w:rsid w:val="003E3EA1"/>
    <w:rsid w:val="00567F83"/>
    <w:rsid w:val="005E4403"/>
    <w:rsid w:val="006E77AD"/>
    <w:rsid w:val="007C5C69"/>
    <w:rsid w:val="008D3EBF"/>
    <w:rsid w:val="009647B0"/>
    <w:rsid w:val="0097674F"/>
    <w:rsid w:val="00A7598E"/>
    <w:rsid w:val="00B169C6"/>
    <w:rsid w:val="00C34C39"/>
    <w:rsid w:val="00C572D5"/>
    <w:rsid w:val="00D65FD8"/>
    <w:rsid w:val="00D729C6"/>
    <w:rsid w:val="00E53AE8"/>
    <w:rsid w:val="00EF24AA"/>
    <w:rsid w:val="00EF65DD"/>
    <w:rsid w:val="00F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2A4"/>
  <w14:defaultImageDpi w14:val="32767"/>
  <w15:chartTrackingRefBased/>
  <w15:docId w15:val="{501A6E07-5BA1-49E3-AFE2-BE1AB22A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69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C69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69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C69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5C69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5C69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C5C69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5C69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C5C69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C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C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C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C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3</cp:revision>
  <dcterms:created xsi:type="dcterms:W3CDTF">2025-12-21T08:38:00Z</dcterms:created>
  <dcterms:modified xsi:type="dcterms:W3CDTF">2025-12-21T08:39:00Z</dcterms:modified>
</cp:coreProperties>
</file>