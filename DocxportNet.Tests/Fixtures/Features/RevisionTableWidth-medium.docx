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 w14:paraId="70921D73" w14:textId="0F46AF99" w:rsidR="006E77AD" w:rsidRDefault="00F71348">
            <w:r>
              <w:t xml:space="preserve">The </w:t>
            </w:r>
            <w:moveToRangeStart w:id="10" w:name="move1"/>
            <w:moveTo w:id="0" w:author="Petit, Gaspard" w:date="2026-10-13T21:07:00Z" w16du:dateUtc="2026-10-14T01:07:00Z">
              <w:r>
                <w:t>new</w:t>
              </w:r>
            </w:moveTo>
            <w:moveToRangeEnd w:id="10"/>
            <w:r>
              <w:t xml:space="preserve"> remains in the first cell.</w:t>
            </w:r>
          </w:p>
        </w:tc>
        <w:tc>
          <w:tcPr>
            <w:tcW w:w="4680" w:type="dxa"/>
          </w:tcPr>
          <w:p>
            <w:moveFromRangeStart w:id="11" w:name="move1"/>
            <w:moveFrom w:id="1" w:author="Petit, Gaspard" w:date="2026-10-13T21:07:00Z" w16du:dateUtc="2026-10-14T01:07:00Z">
              <w:r w:rsidDel="00F71348">
                <w:t>former</w:t>
              </w:r>
            </w:moveFrom>
            <w:moveFromRangeEnd w:id="11"/>
            <w:r>
              <w:t xml:space="preserve"> remains in the second cell.</w:t>
            </w:r>
          </w:p>
        </w:tc>
      </w:tr>
    </w:tbl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